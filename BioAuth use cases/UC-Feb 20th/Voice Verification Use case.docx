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mc:Ignorable="w14 w15 wp14 w16se w16cid w16 w16cex w16sdtdh w16sdtfl">
  <w:body>
    <w:p xmlns:wp14="http://schemas.microsoft.com/office/word/2010/wordml" w:rsidP="5105FBA6" wp14:paraId="2FDED297" wp14:textId="583D6478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Category 1: New User</w:t>
      </w:r>
    </w:p>
    <w:p xmlns:wp14="http://schemas.microsoft.com/office/word/2010/wordml" w:rsidP="5105FBA6" wp14:paraId="64842BD6" wp14:textId="2401282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UC_VE_001: Voice Enrollment for a New User</w:t>
      </w:r>
    </w:p>
    <w:p xmlns:wp14="http://schemas.microsoft.com/office/word/2010/wordml" w:rsidP="5105FBA6" wp14:paraId="74F5C8CE" wp14:textId="62BAC308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7AA1B8E2" wp14:textId="41B9C12E">
      <w:pPr>
        <w:spacing w:before="0" w:beforeAutospacing="off" w:after="0" w:afterAutospacing="off"/>
        <w:ind w:left="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Enroll the user's voice for future authentication.</w:t>
      </w:r>
    </w:p>
    <w:p xmlns:wp14="http://schemas.microsoft.com/office/word/2010/wordml" w:rsidP="5105FBA6" wp14:paraId="1BDF66E0" wp14:textId="194DE452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2943A1FC" wp14:textId="57C917E8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Actor: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066637FC" wp14:textId="232FABE0">
      <w:pPr>
        <w:spacing w:before="0" w:beforeAutospacing="off" w:after="0" w:afterAutospacing="off"/>
        <w:ind w:left="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User, BioAuth System</w:t>
      </w:r>
    </w:p>
    <w:p xmlns:wp14="http://schemas.microsoft.com/office/word/2010/wordml" w:rsidP="5105FBA6" wp14:paraId="34D7FA56" wp14:textId="784D1A05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050070A2" wp14:textId="654D7BD5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Pre-condition: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33E3B2E5" wp14:textId="48054493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has no prior voice data enrolled in the system.</w:t>
      </w:r>
    </w:p>
    <w:p xmlns:wp14="http://schemas.microsoft.com/office/word/2010/wordml" w:rsidP="5105FBA6" wp14:paraId="0EC02A5A" wp14:textId="38DF6D2F">
      <w:pPr>
        <w:spacing w:before="0" w:beforeAutospacing="off" w:after="0" w:afterAutospacing="off"/>
        <w:ind w:left="14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1F8A7AC5" wp14:textId="6BB598C4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Flow: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6526A903" wp14:textId="1D0F7C0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calls the system.</w:t>
      </w:r>
    </w:p>
    <w:p xmlns:wp14="http://schemas.microsoft.com/office/word/2010/wordml" w:rsidP="3AC95C8C" wp14:paraId="51EDEF73" wp14:textId="12E5031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C95C8C" w:rsidR="3AC95C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Agent: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Agent 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identifies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 </w:t>
      </w:r>
      <w:ins w:author="Guest User" w:date="2025-03-07T14:31:24.375Z" w:id="629412543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biometric</w:t>
        </w:r>
      </w:ins>
      <w:ins w:author="Guest User" w:date="2025-03-07T14:32:18.099Z" w:id="1177625406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 </w:t>
        </w:r>
      </w:ins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identity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linked to the phone number.</w:t>
      </w:r>
    </w:p>
    <w:p xmlns:wp14="http://schemas.microsoft.com/office/word/2010/wordml" w:rsidP="5105FBA6" wp14:paraId="15AFD273" wp14:textId="5126330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"Would you like to verify yourself using your voice for future calls?</w:t>
      </w:r>
    </w:p>
    <w:p xmlns:wp14="http://schemas.microsoft.com/office/word/2010/wordml" w:rsidP="5105FBA6" wp14:paraId="7800A11C" wp14:textId="0A54A13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consents by saying "Yes."</w:t>
      </w:r>
    </w:p>
    <w:p xmlns:wp14="http://schemas.microsoft.com/office/word/2010/wordml" w:rsidP="5105FBA6" wp14:paraId="5E0081DF" wp14:textId="3FDD5D4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Agent: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agent initiates BioAuth identity verification service</w:t>
      </w:r>
    </w:p>
    <w:p xmlns:wp14="http://schemas.microsoft.com/office/word/2010/wordml" w:rsidP="5105FBA6" wp14:paraId="3932787A" wp14:textId="626FC4E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Agent asks : 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"What is the phone number or email saved on your account?"</w:t>
      </w:r>
    </w:p>
    <w:p xmlns:wp14="http://schemas.microsoft.com/office/word/2010/wordml" w:rsidP="5105FBA6" wp14:paraId="14003ABA" wp14:textId="6ADEC7B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responds with the phone number or email.</w:t>
      </w:r>
    </w:p>
    <w:p xmlns:wp14="http://schemas.microsoft.com/office/word/2010/wordml" w:rsidP="5105FBA6" wp14:paraId="7521B939" wp14:textId="564AF76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 enters the OTP for verification.</w:t>
      </w:r>
    </w:p>
    <w:p xmlns:wp14="http://schemas.microsoft.com/office/word/2010/wordml" w:rsidP="3AC95C8C" wp14:paraId="3FC91EC1" wp14:textId="7945B55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C95C8C" w:rsidR="3AC95C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User: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ins w:author="Guest User" w:date="2025-03-07T14:34:36.28Z" w:id="967012889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receives </w:t>
        </w:r>
      </w:ins>
      <w:del w:author="Guest User" w:date="2025-03-07T14:34:23.592Z" w:id="1265230911">
        <w:r w:rsidRPr="3AC95C8C" w:rsidDel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delText>provides</w:delText>
        </w:r>
      </w:del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OTP</w:t>
      </w:r>
      <w:ins w:author="Guest User" w:date="2025-03-07T14:34:53.183Z" w:id="2133814302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 and responds</w:t>
        </w:r>
      </w:ins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5105FBA6" wp14:paraId="6A419ED8" wp14:textId="491A677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verifies the OTP.</w:t>
      </w:r>
    </w:p>
    <w:p xmlns:wp14="http://schemas.microsoft.com/office/word/2010/wordml" w:rsidP="5105FBA6" wp14:paraId="63278714" wp14:textId="71F1D7D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 prompts the user to say their name and address.</w:t>
      </w:r>
    </w:p>
    <w:p xmlns:wp14="http://schemas.microsoft.com/office/word/2010/wordml" w:rsidP="5105FBA6" wp14:paraId="1A96BA7D" wp14:textId="7040745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provides the information.</w:t>
      </w:r>
    </w:p>
    <w:p xmlns:wp14="http://schemas.microsoft.com/office/word/2010/wordml" w:rsidP="5105FBA6" wp14:paraId="4FD79AAA" wp14:textId="48EC8E8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enrolls the user's voice.</w:t>
      </w:r>
    </w:p>
    <w:p xmlns:wp14="http://schemas.microsoft.com/office/word/2010/wordml" w:rsidP="5105FBA6" wp14:paraId="69E2A7FB" wp14:textId="3669000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enrolls the user's voice, on successful voice analysis</w:t>
      </w:r>
    </w:p>
    <w:p xmlns:wp14="http://schemas.microsoft.com/office/word/2010/wordml" w:rsidP="5105FBA6" wp14:paraId="60120783" wp14:textId="10FF952B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If voice enrolment is not successful, BioAuth repeats voice registration process</w:t>
      </w:r>
    </w:p>
    <w:p xmlns:wp14="http://schemas.microsoft.com/office/word/2010/wordml" w:rsidP="5105FBA6" wp14:paraId="42701E64" wp14:textId="6192970F">
      <w:pPr>
        <w:pStyle w:val="ListParagraph"/>
        <w:numPr>
          <w:ilvl w:val="0"/>
          <w:numId w:val="5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If voice cannot be successfully analyzed and registered, BioAuth refers the User to the Agent for exception handling, per established client rules</w:t>
      </w:r>
    </w:p>
    <w:p xmlns:wp14="http://schemas.microsoft.com/office/word/2010/wordml" w:rsidP="5105FBA6" wp14:paraId="7B0E569D" wp14:textId="346947D1">
      <w:pPr>
        <w:spacing w:before="0" w:beforeAutospacing="off" w:after="0" w:afterAutospacing="off"/>
        <w:ind w:left="2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4ED7CF0F" wp14:textId="6514F2C7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1A5FFC41" wp14:textId="4404F568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16AD1779" wp14:textId="2E3143F4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Post-condition: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59CB6C1E" wp14:textId="08F627F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Voice enrollment is completed.</w:t>
      </w:r>
    </w:p>
    <w:p xmlns:wp14="http://schemas.microsoft.com/office/word/2010/wordml" w:rsidP="3AC95C8C" wp14:paraId="7CD820E1" wp14:textId="708DCFD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returns 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consent_status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yes and 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voice_enrolled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success</w:t>
      </w:r>
      <w:ins w:author="Guest User" w:date="2025-03-07T14:36:17.202Z" w:id="788492546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 and Voice Template</w:t>
        </w:r>
      </w:ins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commentRangeStart w:id="695812452"/>
      <w:commentRangeEnd w:id="695812452"/>
      <w:r>
        <w:rPr>
          <w:rStyle w:val="CommentReference"/>
        </w:rPr>
        <w:commentReference w:id="695812452"/>
      </w:r>
    </w:p>
    <w:p xmlns:wp14="http://schemas.microsoft.com/office/word/2010/wordml" w:rsidP="5105FBA6" wp14:paraId="3EEB165B" wp14:textId="0E2B032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7F72DEF0" wp14:textId="3B8A2FF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572F25BF" wp14:textId="5394B0A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UC_VE_002: User Does Not Consent, Requests Agent Assistance</w:t>
      </w:r>
    </w:p>
    <w:p xmlns:wp14="http://schemas.microsoft.com/office/word/2010/wordml" w:rsidP="5105FBA6" wp14:paraId="29A29520" wp14:textId="1D85864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Preconditions:</w:t>
      </w:r>
    </w:p>
    <w:p xmlns:wp14="http://schemas.microsoft.com/office/word/2010/wordml" w:rsidP="5105FBA6" wp14:paraId="5AA6E7CF" wp14:textId="37884D1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has an account but calls from an unrecognized phone number /email.</w:t>
      </w:r>
    </w:p>
    <w:p xmlns:wp14="http://schemas.microsoft.com/office/word/2010/wordml" w:rsidP="5105FBA6" wp14:paraId="7A17950F" wp14:textId="001F049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</w:p>
    <w:p xmlns:wp14="http://schemas.microsoft.com/office/word/2010/wordml" w:rsidP="5105FBA6" wp14:paraId="2A2DDAD0" wp14:textId="71DAED8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Provide the user with agent assistance when they decline voice verification.</w:t>
      </w:r>
    </w:p>
    <w:p xmlns:wp14="http://schemas.microsoft.com/office/word/2010/wordml" w:rsidP="5105FBA6" wp14:paraId="67C62553" wp14:textId="67839BE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Actor: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</w:t>
      </w:r>
    </w:p>
    <w:p xmlns:wp14="http://schemas.microsoft.com/office/word/2010/wordml" w:rsidP="5105FBA6" wp14:paraId="056EF84F" wp14:textId="556653A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Flow:</w:t>
      </w:r>
    </w:p>
    <w:p xmlns:wp14="http://schemas.microsoft.com/office/word/2010/wordml" w:rsidP="5105FBA6" wp14:paraId="0FA87A74" wp14:textId="176BCD2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User: 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calls MM Business.</w:t>
      </w:r>
    </w:p>
    <w:p xmlns:wp14="http://schemas.microsoft.com/office/word/2010/wordml" w:rsidP="5105FBA6" wp14:paraId="3C0D6060" wp14:textId="5D93AB4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Agent: 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 identifies no identity linked to the phone number.</w:t>
      </w:r>
    </w:p>
    <w:p xmlns:wp14="http://schemas.microsoft.com/office/word/2010/wordml" w:rsidP="5105FBA6" wp14:paraId="6A6E9A31" wp14:textId="6316BC8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asks: "Would you like to verify yourself using your voice for future calls?</w:t>
      </w:r>
    </w:p>
    <w:p xmlns:wp14="http://schemas.microsoft.com/office/word/2010/wordml" w:rsidP="5105FBA6" wp14:paraId="37B49C5E" wp14:textId="2A75AAE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User: 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consents by saying "No."</w:t>
      </w:r>
    </w:p>
    <w:p xmlns:wp14="http://schemas.microsoft.com/office/word/2010/wordml" w:rsidP="5105FBA6" wp14:paraId="2E7087EF" wp14:textId="1B02F9E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“Got it. We will use different methods to verify your account.</w:t>
      </w:r>
    </w:p>
    <w:p xmlns:wp14="http://schemas.microsoft.com/office/word/2010/wordml" w:rsidP="5105FBA6" wp14:paraId="212B194D" wp14:textId="7AD8B446">
      <w:pPr>
        <w:spacing w:before="0" w:beforeAutospacing="off" w:after="0" w:afterAutospacing="off"/>
        <w:ind w:left="2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5C57949A" wp14:textId="6E90A807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2D805FBE" wp14:textId="3CD893A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Postconditions:</w:t>
      </w:r>
    </w:p>
    <w:p xmlns:wp14="http://schemas.microsoft.com/office/word/2010/wordml" w:rsidP="5105FBA6" wp14:paraId="448D2425" wp14:textId="27EAE6C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Voice enrollment not performed.</w:t>
      </w:r>
    </w:p>
    <w:p xmlns:wp14="http://schemas.microsoft.com/office/word/2010/wordml" w:rsidP="3AC95C8C" wp14:paraId="1D7B1602" wp14:textId="2AA6F80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commentRangeStart w:id="730528883"/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returns 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consent_status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No and 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voice_enrolled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= 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  <w:rPrChange w:author="Guest User" w:date="2025-03-07T14:48:15.469Z" w:id="1962805232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rPrChange>
        </w:rPr>
        <w:t>failed.</w:t>
      </w:r>
      <w:commentRangeEnd w:id="730528883"/>
      <w:r>
        <w:rPr>
          <w:rStyle w:val="CommentReference"/>
        </w:rPr>
        <w:commentReference w:id="730528883"/>
      </w:r>
    </w:p>
    <w:p xmlns:wp14="http://schemas.microsoft.com/office/word/2010/wordml" w:rsidP="5105FBA6" wp14:paraId="23D090B0" wp14:textId="210F2379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42F7D547" wp14:textId="18E9F67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24A12CBA" wp14:textId="60C5DC9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7DD1FCFF" wp14:textId="6983E22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527B651D" wp14:textId="4F60ED45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73DACBC3" wp14:textId="16CD49FA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Category 2: Existing User</w:t>
      </w:r>
    </w:p>
    <w:p xmlns:wp14="http://schemas.microsoft.com/office/word/2010/wordml" w:rsidP="5105FBA6" wp14:paraId="3DC26827" wp14:textId="42E344B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UC_VE_003: BioAuth Successful authentication for Existing User </w:t>
      </w:r>
    </w:p>
    <w:p xmlns:wp14="http://schemas.microsoft.com/office/word/2010/wordml" w:rsidP="5105FBA6" wp14:paraId="796F2029" wp14:textId="40C8CBD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64E30936" wp14:textId="36E27CCF">
      <w:pPr>
        <w:spacing w:before="0" w:beforeAutospacing="off" w:after="0" w:afterAutospacing="off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Authenticate the user using BioAuth identity verification process</w:t>
      </w:r>
    </w:p>
    <w:p xmlns:wp14="http://schemas.microsoft.com/office/word/2010/wordml" w:rsidP="5105FBA6" wp14:paraId="68AB497F" wp14:textId="524D0033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Actor: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25C0535F" wp14:textId="28B0CB34">
      <w:pPr>
        <w:spacing w:before="0" w:beforeAutospacing="off" w:after="0" w:afterAutospacing="off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User, BioAuth System</w:t>
      </w:r>
    </w:p>
    <w:p xmlns:wp14="http://schemas.microsoft.com/office/word/2010/wordml" w:rsidP="5105FBA6" wp14:paraId="5D48A003" wp14:textId="0900E02F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Pre-condition: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0EE9D695" wp14:textId="0B3D9641">
      <w:pPr>
        <w:spacing w:before="0" w:beforeAutospacing="off" w:after="0" w:afterAutospacing="off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has an account with BioAuth activated (voice data already enrolled).</w:t>
      </w:r>
    </w:p>
    <w:p xmlns:wp14="http://schemas.microsoft.com/office/word/2010/wordml" w:rsidP="5105FBA6" wp14:paraId="1B8074FC" wp14:textId="0E56FCA5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544A0D32" wp14:textId="02987C4A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Flow: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587A5F6B" wp14:textId="274D274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User: 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calls the MM business.</w:t>
      </w:r>
    </w:p>
    <w:p xmlns:wp14="http://schemas.microsoft.com/office/word/2010/wordml" w:rsidP="5105FBA6" wp14:paraId="0360BDEC" wp14:textId="328C873C">
      <w:pPr>
        <w:pStyle w:val="ListParagraph"/>
        <w:widowControl w:val="0"/>
        <w:numPr>
          <w:ilvl w:val="0"/>
          <w:numId w:val="10"/>
        </w:num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Agent: 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Agent identifies phone number is associated with a BioAuth.</w:t>
      </w:r>
    </w:p>
    <w:p xmlns:wp14="http://schemas.microsoft.com/office/word/2010/wordml" w:rsidP="5105FBA6" wp14:paraId="57155E5E" wp14:textId="1BF8E388">
      <w:pPr>
        <w:pStyle w:val="ListParagraph"/>
        <w:widowControl w:val="0"/>
        <w:numPr>
          <w:ilvl w:val="1"/>
          <w:numId w:val="10"/>
        </w:numPr>
        <w:spacing w:before="0" w:beforeAutospacing="off" w:after="0" w:afterAutospacing="off"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Agent launches BioAuth verification process</w:t>
      </w:r>
    </w:p>
    <w:p xmlns:wp14="http://schemas.microsoft.com/office/word/2010/wordml" w:rsidP="5105FBA6" wp14:paraId="5178AB85" wp14:textId="3B5FB749">
      <w:pPr>
        <w:pStyle w:val="ListParagraph"/>
        <w:widowControl w:val="0"/>
        <w:numPr>
          <w:ilvl w:val="1"/>
          <w:numId w:val="10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“You are enrolled in voice authentication. </w:t>
      </w:r>
    </w:p>
    <w:p xmlns:wp14="http://schemas.microsoft.com/office/word/2010/wordml" w:rsidP="5105FBA6" wp14:paraId="15F5A3DA" wp14:textId="48A47E15">
      <w:pPr>
        <w:pStyle w:val="ListParagraph"/>
        <w:widowControl w:val="0"/>
        <w:numPr>
          <w:ilvl w:val="1"/>
          <w:numId w:val="10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Please tell me what you are calling about [or another prompt]?”</w:t>
      </w:r>
    </w:p>
    <w:p xmlns:wp14="http://schemas.microsoft.com/office/word/2010/wordml" w:rsidP="5105FBA6" wp14:paraId="6B1B3615" wp14:textId="3D3BDF62">
      <w:pPr>
        <w:pStyle w:val="ListParagraph"/>
        <w:widowControl w:val="0"/>
        <w:numPr>
          <w:ilvl w:val="0"/>
          <w:numId w:val="11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User: 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>User responds to the prompt.</w:t>
      </w:r>
    </w:p>
    <w:p xmlns:wp14="http://schemas.microsoft.com/office/word/2010/wordml" w:rsidP="3AC95C8C" wp14:paraId="67F05028" wp14:textId="4DCBFC7C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C95C8C" w:rsidR="3AC95C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BioAuth</w:t>
      </w:r>
      <w:r w:rsidRPr="3AC95C8C" w:rsidR="3AC95C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: </w:t>
      </w:r>
      <w:r w:rsidRPr="3AC95C8C" w:rsidR="3AC95C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BioAuth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compares the user's </w:t>
      </w:r>
      <w:ins w:author="Guest User" w:date="2025-03-07T14:51:42.227Z" w:id="1011877599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u w:val="none"/>
            <w:lang w:val="en-US"/>
          </w:rPr>
          <w:t xml:space="preserve">biometric </w:t>
        </w:r>
      </w:ins>
      <w:del w:author="Guest User" w:date="2025-03-07T14:52:20.506Z" w:id="1881461501">
        <w:r w:rsidRPr="3AC95C8C" w:rsidDel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u w:val="none"/>
            <w:lang w:val="en-US"/>
          </w:rPr>
          <w:delText>identity</w:delText>
        </w:r>
      </w:del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to the enrolled </w:t>
      </w:r>
      <w:ins w:author="Guest User" w:date="2025-03-07T14:51:59.105Z" w:id="1986572278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u w:val="none"/>
            <w:lang w:val="en-US"/>
          </w:rPr>
          <w:t>biometric</w:t>
        </w:r>
      </w:ins>
      <w:ins w:author="Guest User" w:date="2025-03-07T14:52:05.974Z" w:id="516909493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u w:val="none"/>
            <w:lang w:val="en-US"/>
          </w:rPr>
          <w:t xml:space="preserve"> </w:t>
        </w:r>
      </w:ins>
      <w:del w:author="Guest User" w:date="2025-03-07T14:52:11.419Z" w:id="1793501195">
        <w:r w:rsidRPr="3AC95C8C" w:rsidDel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u w:val="none"/>
            <w:lang w:val="en-US"/>
          </w:rPr>
          <w:delText>identity</w:delText>
        </w:r>
      </w:del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on the account.</w:t>
      </w:r>
    </w:p>
    <w:p xmlns:wp14="http://schemas.microsoft.com/office/word/2010/wordml" w:rsidP="3AC95C8C" wp14:paraId="0E93C641" wp14:textId="457ADC7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If the </w:t>
      </w:r>
      <w:ins w:author="Guest User" w:date="2025-03-07T14:52:58.335Z" w:id="1049553601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u w:val="none"/>
            <w:lang w:val="en-US"/>
          </w:rPr>
          <w:t>biometri</w:t>
        </w:r>
      </w:ins>
      <w:ins w:author="Guest User" w:date="2025-03-07T14:53:01.492Z" w:id="484754872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u w:val="none"/>
            <w:lang w:val="en-US"/>
          </w:rPr>
          <w:t xml:space="preserve">cs </w:t>
        </w:r>
      </w:ins>
      <w:del w:author="Guest User" w:date="2025-03-07T14:53:07.851Z" w:id="1872238077">
        <w:r w:rsidRPr="3AC95C8C" w:rsidDel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0000" w:themeColor="text1" w:themeTint="FF" w:themeShade="FF"/>
            <w:sz w:val="24"/>
            <w:szCs w:val="24"/>
            <w:u w:val="none"/>
            <w:lang w:val="en-US"/>
          </w:rPr>
          <w:delText>identity</w:delText>
        </w:r>
      </w:del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matches: </w:t>
      </w:r>
    </w:p>
    <w:p xmlns:wp14="http://schemas.microsoft.com/office/word/2010/wordml" w:rsidP="5105FBA6" wp14:paraId="7081250F" wp14:textId="4724333D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BioAuth  returns  identity match status of "matched" and provides account identifiers (email, phone number).</w:t>
      </w:r>
    </w:p>
    <w:p xmlns:wp14="http://schemas.microsoft.com/office/word/2010/wordml" w:rsidP="5105FBA6" wp14:paraId="6D071130" wp14:textId="07B5FD6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BioAuth  response: </w:t>
      </w:r>
    </w:p>
    <w:p xmlns:wp14="http://schemas.microsoft.com/office/word/2010/wordml" w:rsidP="5105FBA6" wp14:paraId="3972E933" wp14:textId="22A77410">
      <w:pPr>
        <w:pStyle w:val="ListParagraph"/>
        <w:numPr>
          <w:ilvl w:val="2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“Found the account and verified by identity”. Transferring to the Agent.</w:t>
      </w:r>
    </w:p>
    <w:p xmlns:wp14="http://schemas.microsoft.com/office/word/2010/wordml" w:rsidP="5105FBA6" wp14:paraId="79E1F3DB" wp14:textId="54991F92">
      <w:pPr>
        <w:pStyle w:val="ListParagraph"/>
        <w:numPr>
          <w:ilvl w:val="2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System transfers the user to an agent.</w:t>
      </w:r>
    </w:p>
    <w:p xmlns:wp14="http://schemas.microsoft.com/office/word/2010/wordml" w:rsidP="5105FBA6" wp14:paraId="6FCC28B2" wp14:textId="61035ACE">
      <w:pPr>
        <w:spacing w:before="0" w:beforeAutospacing="off" w:after="0" w:afterAutospacing="off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6496895F" wp14:textId="4F5791D5">
      <w:pPr>
        <w:widowControl w:val="0"/>
        <w:spacing w:before="0" w:beforeAutospacing="off" w:after="0" w:afterAutospacing="off" w:line="240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Post-condition: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22C80BA0" wp14:textId="37400E60">
      <w:pPr>
        <w:pStyle w:val="ListParagraph"/>
        <w:widowControl w:val="0"/>
        <w:numPr>
          <w:ilvl w:val="0"/>
          <w:numId w:val="13"/>
        </w:numPr>
        <w:spacing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BioAuth returns voice match status = matched, </w:t>
      </w:r>
    </w:p>
    <w:p xmlns:wp14="http://schemas.microsoft.com/office/word/2010/wordml" w:rsidP="5105FBA6" wp14:paraId="03CC77D9" wp14:textId="57EA01C2">
      <w:pPr>
        <w:pStyle w:val="ListParagraph"/>
        <w:widowControl w:val="0"/>
        <w:numPr>
          <w:ilvl w:val="0"/>
          <w:numId w:val="13"/>
        </w:numPr>
        <w:spacing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Account identifiers = email, phone number</w:t>
      </w:r>
    </w:p>
    <w:p xmlns:wp14="http://schemas.microsoft.com/office/word/2010/wordml" w:rsidP="5105FBA6" wp14:paraId="5E30A976" wp14:textId="27FC5E7C">
      <w:pPr>
        <w:pStyle w:val="ListParagraph"/>
        <w:widowControl w:val="0"/>
        <w:numPr>
          <w:ilvl w:val="0"/>
          <w:numId w:val="13"/>
        </w:numPr>
        <w:spacing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BioAuth: “Identity Verified”. Transferring you to the Agent”</w:t>
      </w:r>
    </w:p>
    <w:p xmlns:wp14="http://schemas.microsoft.com/office/word/2010/wordml" w:rsidP="5105FBA6" wp14:paraId="1232BB01" wp14:textId="0CE7DF87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19745253" wp14:textId="1C60898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52226DAF" wp14:textId="1ED4CEAA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04678CC7" wp14:textId="1C59843C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196839C2" wp14:textId="7FB4F09C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2362F198" wp14:textId="346CA1A4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027E7317" wp14:textId="1FA5B16F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UC_VE_004: BioAuth Verification: Identity does not match enrolled data.</w:t>
      </w:r>
    </w:p>
    <w:p xmlns:wp14="http://schemas.microsoft.com/office/word/2010/wordml" w:rsidP="5105FBA6" wp14:paraId="537C1FBD" wp14:textId="2A0E85E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3A813636" wp14:textId="7664DDE0">
      <w:pPr>
        <w:spacing w:before="0" w:beforeAutospacing="off" w:after="0" w:afterAutospacing="off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Authenticate the user using their enrolled voice.</w:t>
      </w:r>
    </w:p>
    <w:p xmlns:wp14="http://schemas.microsoft.com/office/word/2010/wordml" w:rsidP="5105FBA6" wp14:paraId="5E86C6A1" wp14:textId="4A973B29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Actor: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103EBB16" wp14:textId="1C15B700">
      <w:pPr>
        <w:spacing w:before="0" w:beforeAutospacing="off" w:after="0" w:afterAutospacing="off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User, BioAuth System</w:t>
      </w:r>
    </w:p>
    <w:p xmlns:wp14="http://schemas.microsoft.com/office/word/2010/wordml" w:rsidP="5105FBA6" wp14:paraId="343C37C6" wp14:textId="0B354E16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2016B5CA" wp14:textId="6B7C7EBC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Pre-condition: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54A23781" wp14:textId="0108B583">
      <w:pPr>
        <w:spacing w:before="0" w:beforeAutospacing="off" w:after="0" w:afterAutospacing="off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has an account but, Identity does not match enrolled data.</w:t>
      </w:r>
    </w:p>
    <w:p xmlns:wp14="http://schemas.microsoft.com/office/word/2010/wordml" w:rsidP="5105FBA6" wp14:paraId="1D92D661" wp14:textId="5A09F00A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5D4D6AD4" wp14:textId="0E8A47F2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Flow: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6821E570" wp14:textId="7FBDA644">
      <w:pPr>
        <w:pStyle w:val="ListParagraph"/>
        <w:numPr>
          <w:ilvl w:val="0"/>
          <w:numId w:val="14"/>
        </w:numPr>
        <w:shd w:val="clear" w:color="auto" w:fill="FFFFFF" w:themeFill="background1"/>
        <w:spacing w:before="200" w:beforeAutospacing="off" w:after="20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calls the MM Business.</w:t>
      </w:r>
    </w:p>
    <w:p xmlns:wp14="http://schemas.microsoft.com/office/word/2010/wordml" w:rsidP="5105FBA6" wp14:paraId="471DC5F1" wp14:textId="3EED6425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Agent: 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Agent identifies phone number is associated with a BioAuth identity verification.</w:t>
      </w:r>
    </w:p>
    <w:p xmlns:wp14="http://schemas.microsoft.com/office/word/2010/wordml" w:rsidP="5105FBA6" wp14:paraId="33C09CB8" wp14:textId="6BF1FC40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Agent launches BioAuth</w:t>
      </w:r>
    </w:p>
    <w:p xmlns:wp14="http://schemas.microsoft.com/office/word/2010/wordml" w:rsidP="5105FBA6" wp14:paraId="1BE9F817" wp14:textId="55735F16">
      <w:pPr>
        <w:pStyle w:val="ListParagraph"/>
        <w:widowControl w:val="0"/>
        <w:numPr>
          <w:ilvl w:val="0"/>
          <w:numId w:val="1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prompts the user: “You are enrolled in voice authentication. </w:t>
      </w:r>
    </w:p>
    <w:p xmlns:wp14="http://schemas.microsoft.com/office/word/2010/wordml" w:rsidP="5105FBA6" wp14:paraId="55350897" wp14:textId="18DB8597">
      <w:pPr>
        <w:pStyle w:val="ListParagraph"/>
        <w:widowControl w:val="0"/>
        <w:numPr>
          <w:ilvl w:val="1"/>
          <w:numId w:val="1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Please tell me what you are calling about [or another prompt]?”</w:t>
      </w:r>
    </w:p>
    <w:p xmlns:wp14="http://schemas.microsoft.com/office/word/2010/wordml" w:rsidP="5105FBA6" wp14:paraId="080D6CDA" wp14:textId="1B816A19">
      <w:pPr>
        <w:pStyle w:val="ListParagraph"/>
        <w:widowControl w:val="0"/>
        <w:numPr>
          <w:ilvl w:val="1"/>
          <w:numId w:val="1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"/>
        </w:rPr>
        <w:t xml:space="preserve">User responds. </w:t>
      </w:r>
    </w:p>
    <w:p xmlns:wp14="http://schemas.microsoft.com/office/word/2010/wordml" w:rsidP="5105FBA6" wp14:paraId="5B8D143C" wp14:textId="5BC9B6ED">
      <w:pPr>
        <w:pStyle w:val="ListParagraph"/>
        <w:widowControl w:val="0"/>
        <w:numPr>
          <w:ilvl w:val="2"/>
          <w:numId w:val="1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 could not match the identity to an account</w:t>
      </w:r>
    </w:p>
    <w:p xmlns:wp14="http://schemas.microsoft.com/office/word/2010/wordml" w:rsidP="5105FBA6" wp14:paraId="2FDA79D1" wp14:textId="7A05B094">
      <w:pPr>
        <w:pStyle w:val="ListParagraph"/>
        <w:widowControl w:val="0"/>
        <w:numPr>
          <w:ilvl w:val="2"/>
          <w:numId w:val="12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BioAuth prompts the user to repeat voice authentication for a second time</w:t>
      </w:r>
    </w:p>
    <w:p xmlns:wp14="http://schemas.microsoft.com/office/word/2010/wordml" w:rsidP="5105FBA6" wp14:paraId="0B526B48" wp14:textId="0F01CAD3">
      <w:pPr>
        <w:pStyle w:val="ListParagraph"/>
        <w:numPr>
          <w:ilvl w:val="0"/>
          <w:numId w:val="12"/>
        </w:numPr>
        <w:shd w:val="clear" w:color="auto" w:fill="FFFFFF" w:themeFill="background1"/>
        <w:spacing w:before="200" w:beforeAutospacing="off" w:after="20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If System can’t verify the identity the second time, it returns the User to the security manager and returns supporting data</w:t>
      </w:r>
    </w:p>
    <w:p xmlns:wp14="http://schemas.microsoft.com/office/word/2010/wordml" w:rsidP="5105FBA6" wp14:paraId="7903BB51" wp14:textId="456932AA">
      <w:pPr>
        <w:shd w:val="clear" w:color="auto" w:fill="FFFFFF" w:themeFill="background1"/>
        <w:spacing w:before="200" w:beforeAutospacing="off" w:after="200" w:afterAutospacing="off"/>
        <w:ind w:left="2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6787491A" wp14:textId="2678397C">
      <w:pPr>
        <w:shd w:val="clear" w:color="auto" w:fill="FFFFFF" w:themeFill="background1"/>
        <w:spacing w:before="200" w:beforeAutospacing="off" w:after="200" w:afterAutospacing="off"/>
        <w:ind w:left="216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354E9DF9" wp14:textId="342283E5">
      <w:pPr>
        <w:shd w:val="clear" w:color="auto" w:fill="FFFFFF" w:themeFill="background1"/>
        <w:spacing w:before="200" w:beforeAutospacing="off" w:after="20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Post-condition: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695E2202" wp14:textId="6B76B245">
      <w:pPr>
        <w:pStyle w:val="ListParagraph"/>
        <w:widowControl w:val="0"/>
        <w:numPr>
          <w:ilvl w:val="0"/>
          <w:numId w:val="15"/>
        </w:numPr>
        <w:spacing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BioAuth returns voice match status = failed, </w:t>
      </w:r>
    </w:p>
    <w:p xmlns:wp14="http://schemas.microsoft.com/office/word/2010/wordml" w:rsidP="5105FBA6" wp14:paraId="51037940" wp14:textId="73D9C8C2">
      <w:pPr>
        <w:pStyle w:val="ListParagraph"/>
        <w:widowControl w:val="0"/>
        <w:numPr>
          <w:ilvl w:val="0"/>
          <w:numId w:val="15"/>
        </w:numPr>
        <w:spacing w:line="240" w:lineRule="auto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Account identifiers = email, phone number</w:t>
      </w:r>
    </w:p>
    <w:p xmlns:wp14="http://schemas.microsoft.com/office/word/2010/wordml" w:rsidP="3AC95C8C" wp14:paraId="5F6046BA" wp14:textId="317A2BA8">
      <w:pPr>
        <w:pStyle w:val="ListParagraph"/>
        <w:widowControl w:val="0"/>
        <w:numPr>
          <w:ilvl w:val="0"/>
          <w:numId w:val="15"/>
        </w:numPr>
        <w:spacing w:line="240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ins w:author="Guest User" w:date="2025-03-07T14:56:08.133Z" w:id="1017221652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Agent</w:t>
        </w:r>
      </w:ins>
      <w:del w:author="Guest User" w:date="2025-03-07T14:56:01.121Z" w:id="878964371">
        <w:r w:rsidRPr="3AC95C8C" w:rsidDel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delText>BioAuth</w:delText>
        </w:r>
      </w:del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“We are unable to verify your </w:t>
      </w:r>
      <w:ins w:author="Guest User" w:date="2025-03-07T14:56:30.221Z" w:id="1863105708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identity </w:t>
        </w:r>
      </w:ins>
      <w:del w:author="Guest User" w:date="2025-03-07T14:56:32.937Z" w:id="488458347">
        <w:r w:rsidRPr="3AC95C8C" w:rsidDel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delText>account</w:delText>
        </w:r>
      </w:del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Transferring you to the </w:t>
      </w:r>
      <w:ins w:author="Guest User" w:date="2025-03-07T14:56:59.565Z" w:id="1851125349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Security </w:t>
        </w:r>
      </w:ins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</w:t>
      </w:r>
      <w:ins w:author="Guest User" w:date="2025-03-07T14:58:15.582Z" w:id="1602226203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 </w:t>
        </w:r>
      </w:ins>
      <w:ins w:author="Guest User" w:date="2025-03-07T14:57:59.893Z" w:id="498034681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 to explore other methods of identity</w:t>
        </w:r>
      </w:ins>
      <w:ins w:author="Guest User" w:date="2025-03-07T14:58:03.615Z" w:id="568934362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 verification</w:t>
        </w:r>
      </w:ins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</w:p>
    <w:p xmlns:wp14="http://schemas.microsoft.com/office/word/2010/wordml" w:rsidP="5105FBA6" wp14:paraId="20FDECE1" wp14:textId="58D416A7">
      <w:pPr>
        <w:widowControl w:val="0"/>
        <w:spacing w:line="240" w:lineRule="auto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76B3DE6B" wp14:textId="39B7D15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669F6AAF" wp14:textId="70A1FFA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39C9D761" wp14:textId="73A359F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4246FE40" wp14:textId="355D0C8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635EA55E" wp14:textId="6C5E2AD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UC_VE_005: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Voice Verification with Mismatched Phone number</w:t>
      </w:r>
    </w:p>
    <w:p xmlns:wp14="http://schemas.microsoft.com/office/word/2010/wordml" w:rsidP="5105FBA6" wp14:paraId="122E36E4" wp14:textId="039A70D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Goal:</w:t>
      </w:r>
    </w:p>
    <w:p xmlns:wp14="http://schemas.microsoft.com/office/word/2010/wordml" w:rsidP="5105FBA6" wp14:paraId="50BBB096" wp14:textId="079B498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Identify the user's account using voice verification when the phone number differs from the records.</w:t>
      </w:r>
    </w:p>
    <w:p xmlns:wp14="http://schemas.microsoft.com/office/word/2010/wordml" w:rsidP="5105FBA6" wp14:paraId="335B2DF8" wp14:textId="40B56BC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Actor: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User, BioAuth System</w:t>
      </w:r>
    </w:p>
    <w:p xmlns:wp14="http://schemas.microsoft.com/office/word/2010/wordml" w:rsidP="5105FBA6" wp14:paraId="6138D8FE" wp14:textId="05AF1FD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Preconditions:</w:t>
      </w:r>
    </w:p>
    <w:p xmlns:wp14="http://schemas.microsoft.com/office/word/2010/wordml" w:rsidP="5105FBA6" wp14:paraId="7DBC57A9" wp14:textId="3A9D00A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User has an account but calls from an unrecognized phone number </w:t>
      </w:r>
    </w:p>
    <w:p xmlns:wp14="http://schemas.microsoft.com/office/word/2010/wordml" w:rsidP="5105FBA6" wp14:paraId="6464DA09" wp14:textId="6A6BC5D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 Flow:</w:t>
      </w:r>
    </w:p>
    <w:p xmlns:wp14="http://schemas.microsoft.com/office/word/2010/wordml" w:rsidP="5105FBA6" wp14:paraId="1D66B150" wp14:textId="37F2BA24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 initiates a call to access a service.</w:t>
      </w:r>
    </w:p>
    <w:p xmlns:wp14="http://schemas.microsoft.com/office/word/2010/wordml" w:rsidP="5105FBA6" wp14:paraId="1E5343ED" wp14:textId="70E2A9A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Agent: Agent detects that phone number is not matching any account </w:t>
      </w:r>
    </w:p>
    <w:p xmlns:wp14="http://schemas.microsoft.com/office/word/2010/wordml" w:rsidP="5105FBA6" wp14:paraId="054A4EFC" wp14:textId="0656DC4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Agent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prompts: "We cannot find any account associated with the phone number you are calling from. Would you like to be verified by Voice? Please say yes or no.”</w:t>
      </w:r>
    </w:p>
    <w:p xmlns:wp14="http://schemas.microsoft.com/office/word/2010/wordml" w:rsidP="5105FBA6" wp14:paraId="061B2632" wp14:textId="4A31E23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responds, “No.”</w:t>
      </w:r>
    </w:p>
    <w:p xmlns:wp14="http://schemas.microsoft.com/office/word/2010/wordml" w:rsidP="5105FBA6" wp14:paraId="5021E679" wp14:textId="7A251A4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Registration Failure: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user is informed about the failure and is referred to the business security manager for further assistance</w:t>
      </w:r>
    </w:p>
    <w:p xmlns:wp14="http://schemas.microsoft.com/office/word/2010/wordml" w:rsidP="5105FBA6" wp14:paraId="4AE6DFF9" wp14:textId="0404E57F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user refuses biometric enrollment, the agent proceeds with alternative identity verification methods such as </w:t>
      </w: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2FA, SMS, or OTP authentication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5105FBA6" wp14:paraId="4DE83F43" wp14:textId="4BA47724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1CC6104A" wp14:textId="3A97BA3E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237279B1" wp14:textId="6DE5F5B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Postconditions:</w:t>
      </w:r>
    </w:p>
    <w:p xmlns:wp14="http://schemas.microsoft.com/office/word/2010/wordml" w:rsidP="3AC95C8C" wp14:paraId="50963C44" wp14:textId="4CCEB1D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returns voice consent = 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  <w:rPrChange w:author="Guest User" w:date="2025-03-07T15:00:49.775Z" w:id="1215510770">
            <w:rPr>
              <w:rFonts w:ascii="Aptos" w:hAnsi="Aptos" w:eastAsia="Aptos" w:cs="Apto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</w:rPrChange>
        </w:rPr>
        <w:t>negative</w:t>
      </w:r>
      <w:commentRangeStart w:id="171296670"/>
      <w:commentRangeEnd w:id="171296670"/>
      <w:r>
        <w:rPr>
          <w:rStyle w:val="CommentReference"/>
        </w:rPr>
        <w:commentReference w:id="171296670"/>
      </w:r>
    </w:p>
    <w:p xmlns:wp14="http://schemas.microsoft.com/office/word/2010/wordml" w:rsidP="5105FBA6" wp14:paraId="315C050B" wp14:textId="25DFEFC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user refuses biometric enrollment, the agent proceeds with alternative identity verification methods such as </w:t>
      </w:r>
      <w:r w:rsidRPr="5105FBA6" w:rsidR="0C0E9AD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2FA, SMS, or OTP authentication</w:t>
      </w:r>
      <w:r w:rsidRPr="5105FBA6" w:rsidR="0C0E9A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5105FBA6" wp14:paraId="2A2FCAAE" wp14:textId="29BCE190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36DAAAD9" wp14:textId="31E70F1B">
      <w:pPr>
        <w:pStyle w:val="Normal"/>
        <w:rPr>
          <w:noProof w:val="0"/>
          <w:lang w:val="en-US"/>
        </w:rPr>
      </w:pPr>
    </w:p>
    <w:p xmlns:wp14="http://schemas.microsoft.com/office/word/2010/wordml" w:rsidP="5105FBA6" wp14:paraId="101FD174" wp14:textId="0C831B0D">
      <w:pPr>
        <w:pStyle w:val="Heading1"/>
        <w:spacing w:before="322" w:beforeAutospacing="off" w:after="322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 xml:space="preserve"> UC_VE_006 - Single Phone Number Matches Multiple Accounts (Existing Biometric Enrolled User)</w:t>
      </w:r>
    </w:p>
    <w:p xmlns:wp14="http://schemas.microsoft.com/office/word/2010/wordml" w:rsidP="5105FBA6" wp14:paraId="51FB69B0" wp14:textId="2036A00E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5105FBA6" wp14:paraId="18B37704" wp14:textId="736B32DB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To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identify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handle cases where a phone number is linked to multiple accounts for a user who is already enrolled in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BioAuth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ensuring proper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authentication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preventing incorrect voice enrollment.</w:t>
      </w:r>
    </w:p>
    <w:p xmlns:wp14="http://schemas.microsoft.com/office/word/2010/wordml" w:rsidP="5105FBA6" wp14:paraId="415393F3" wp14:textId="3640A005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Actor(s):</w:t>
      </w:r>
    </w:p>
    <w:p xmlns:wp14="http://schemas.microsoft.com/office/word/2010/wordml" w:rsidP="5105FBA6" wp14:paraId="1A367937" wp14:textId="068F068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Primary Actor: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User</w:t>
      </w:r>
    </w:p>
    <w:p xmlns:wp14="http://schemas.microsoft.com/office/word/2010/wordml" w:rsidP="5105FBA6" wp14:paraId="265E2C2F" wp14:textId="3377388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Secondary Actor: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BioAuth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System, Agent</w:t>
      </w:r>
    </w:p>
    <w:p xmlns:wp14="http://schemas.microsoft.com/office/word/2010/wordml" w:rsidP="5105FBA6" wp14:paraId="79CFC9D4" wp14:textId="3121A514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Pre-Conditions:</w:t>
      </w:r>
    </w:p>
    <w:p xmlns:wp14="http://schemas.microsoft.com/office/word/2010/wordml" w:rsidP="5105FBA6" wp14:paraId="365EECF4" wp14:textId="5B92E8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phone number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provided by the user is linked to multiple accounts.</w:t>
      </w:r>
    </w:p>
    <w:p xmlns:wp14="http://schemas.microsoft.com/office/word/2010/wordml" w:rsidP="5105FBA6" wp14:paraId="52A2A6EB" wp14:textId="114518D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user has an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existing biometric enrollment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(voice authentication).</w:t>
      </w:r>
    </w:p>
    <w:p xmlns:wp14="http://schemas.microsoft.com/office/word/2010/wordml" w:rsidP="5105FBA6" wp14:paraId="1BC20F86" wp14:textId="40B8E2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BioAuth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system is capable of performing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voice matching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help resolve user identity.</w:t>
      </w:r>
    </w:p>
    <w:p xmlns:wp14="http://schemas.microsoft.com/office/word/2010/wordml" w:rsidP="5105FBA6" wp14:paraId="00A0AD58" wp14:textId="380639F0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7E237173" wp14:textId="10BCA613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5105FBA6" wp14:paraId="1BE10CA9" wp14:textId="0781701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User Calls the MM Business:</w:t>
      </w:r>
    </w:p>
    <w:p xmlns:wp14="http://schemas.microsoft.com/office/word/2010/wordml" w:rsidP="5105FBA6" wp14:paraId="3BAACE07" wp14:textId="3FB733A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user contacts the MM </w:t>
      </w:r>
      <w:ins w:author="Guest User" w:date="2025-03-07T15:07:55.393Z" w:id="2013548542">
        <w:r w:rsidRPr="3AC95C8C" w:rsidR="3AC95C8C">
          <w:rPr>
            <w:rFonts w:ascii="Aptos" w:hAnsi="Aptos" w:eastAsia="Aptos" w:cs="Aptos" w:asciiTheme="minorAscii" w:hAnsiTheme="minorAscii" w:eastAsiaTheme="minorAscii" w:cstheme="minorAscii"/>
            <w:noProof w:val="0"/>
            <w:sz w:val="24"/>
            <w:szCs w:val="24"/>
            <w:lang w:val="en-US"/>
          </w:rPr>
          <w:t xml:space="preserve">customer service </w:t>
        </w:r>
      </w:ins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system </w:t>
      </w:r>
      <w:del w:author="Guest User" w:date="2025-03-07T15:07:34.993Z" w:id="1083484086">
        <w:r w:rsidRPr="3AC95C8C" w:rsidDel="3AC95C8C">
          <w:rPr>
            <w:rFonts w:ascii="Aptos" w:hAnsi="Aptos" w:eastAsia="Aptos" w:cs="Aptos" w:asciiTheme="minorAscii" w:hAnsiTheme="minorAscii" w:eastAsiaTheme="minorAscii" w:cstheme="minorAscii"/>
            <w:noProof w:val="0"/>
            <w:sz w:val="24"/>
            <w:szCs w:val="24"/>
            <w:lang w:val="en-US"/>
          </w:rPr>
          <w:delText>for authentication or</w:delText>
        </w:r>
      </w:del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access to services.</w:t>
      </w:r>
    </w:p>
    <w:p xmlns:wp14="http://schemas.microsoft.com/office/word/2010/wordml" w:rsidP="5105FBA6" wp14:paraId="5DDAF69C" wp14:textId="35FFA9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System Detects Multiple Account Matches:</w:t>
      </w:r>
    </w:p>
    <w:p xmlns:wp14="http://schemas.microsoft.com/office/word/2010/wordml" w:rsidP="5105FBA6" wp14:paraId="4CD43A34" wp14:textId="0C4312DE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identifies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that the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provided phone number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associated with multiple accounts.</w:t>
      </w:r>
    </w:p>
    <w:p xmlns:wp14="http://schemas.microsoft.com/office/word/2010/wordml" w:rsidP="5105FBA6" wp14:paraId="3207F405" wp14:textId="3E77A53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BioAuth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System Identifies Existing Enrollment:</w:t>
      </w:r>
    </w:p>
    <w:p xmlns:wp14="http://schemas.microsoft.com/office/word/2010/wordml" w:rsidP="5105FBA6" wp14:paraId="1BE9B55D" wp14:textId="6AC8D6D1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recognizes that the user has already enrolled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biometric data (voice)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the system.</w:t>
      </w:r>
    </w:p>
    <w:p xmlns:wp14="http://schemas.microsoft.com/office/word/2010/wordml" w:rsidP="5105FBA6" wp14:paraId="46C94274" wp14:textId="6362C24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System Attempts Voice Matching:</w:t>
      </w:r>
    </w:p>
    <w:p xmlns:wp14="http://schemas.microsoft.com/office/word/2010/wordml" w:rsidP="5105FBA6" wp14:paraId="598ED44E" wp14:textId="273FD29D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system prompts the user to verify their identity using voice authentication.</w:t>
      </w:r>
    </w:p>
    <w:p xmlns:wp14="http://schemas.microsoft.com/office/word/2010/wordml" w:rsidP="5105FBA6" wp14:paraId="28363A88" wp14:textId="615A0EC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user speaks a verification phrase.</w:t>
      </w:r>
    </w:p>
    <w:p xmlns:wp14="http://schemas.microsoft.com/office/word/2010/wordml" w:rsidP="5105FBA6" wp14:paraId="208CE3D0" wp14:textId="7A16419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Voice Matching Outcome:</w:t>
      </w:r>
    </w:p>
    <w:p xmlns:wp14="http://schemas.microsoft.com/office/word/2010/wordml" w:rsidP="5105FBA6" wp14:paraId="39C4F0AC" wp14:textId="3311314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Case A: Voice Matches One of the Linked Accounts</w:t>
      </w:r>
    </w:p>
    <w:p xmlns:wp14="http://schemas.microsoft.com/office/word/2010/wordml" w:rsidP="5105FBA6" wp14:paraId="6B35D254" wp14:textId="61F7E514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If the voice matches </w:t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one of the accounts associated with the phone number</w:t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that account is </w:t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selected for authentication</w:t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105FBA6" wp14:paraId="4A2F96DC" wp14:textId="5C7BB32C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The system allows access to the requested service.</w:t>
      </w:r>
    </w:p>
    <w:p xmlns:wp14="http://schemas.microsoft.com/office/word/2010/wordml" w:rsidP="5105FBA6" wp14:paraId="303F5431" wp14:textId="181092A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Case B: Voice Matches an Account with a Different Phone Number</w:t>
      </w:r>
    </w:p>
    <w:p xmlns:wp14="http://schemas.microsoft.com/office/word/2010/wordml" w:rsidP="5105FBA6" wp14:paraId="254B1F89" wp14:textId="3E737CE7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If the voice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matches an account that does not correspond to the provided phone number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, the system prompts the user:</w:t>
      </w:r>
    </w:p>
    <w:p xmlns:wp14="http://schemas.microsoft.com/office/word/2010/wordml" w:rsidP="5105FBA6" wp14:paraId="091907C9" wp14:textId="6ACE79FC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"Your voice matches an account with a different phone number. Have you used another phone number before?"</w:t>
      </w:r>
    </w:p>
    <w:p xmlns:wp14="http://schemas.microsoft.com/office/word/2010/wordml" w:rsidP="5105FBA6" wp14:paraId="2FE35668" wp14:textId="7A5E48DB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agent can ask security questions or verify alternative details before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proceeding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105FBA6" wp14:paraId="63909A67" wp14:textId="534D0A6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Case C: No Voice Match Found</w:t>
      </w:r>
    </w:p>
    <w:p xmlns:wp14="http://schemas.microsoft.com/office/word/2010/wordml" w:rsidP="5105FBA6" wp14:paraId="4194BD52" wp14:textId="2C75D752">
      <w:pPr>
        <w:pStyle w:val="ListParagraph"/>
        <w:numPr>
          <w:ilvl w:val="2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If the system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cannot match the user’s voice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any stored biometric data, alternative verification is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required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(Step 7).</w:t>
      </w:r>
    </w:p>
    <w:p xmlns:wp14="http://schemas.microsoft.com/office/word/2010/wordml" w:rsidP="5105FBA6" wp14:paraId="1458D68A" wp14:textId="56A082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Agent and MM Decision Point:</w:t>
      </w:r>
    </w:p>
    <w:p xmlns:wp14="http://schemas.microsoft.com/office/word/2010/wordml" w:rsidP="5105FBA6" wp14:paraId="59DE7B80" wp14:textId="706591F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presents both the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phone number match results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voice match results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the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Agent/MM team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review.</w:t>
      </w:r>
    </w:p>
    <w:p xmlns:wp14="http://schemas.microsoft.com/office/word/2010/wordml" w:rsidP="5105FBA6" wp14:paraId="0C774356" wp14:textId="6912452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team decides whether to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trust the phone number match or the voice match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before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proceeding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service.</w:t>
      </w:r>
    </w:p>
    <w:p xmlns:wp14="http://schemas.microsoft.com/office/word/2010/wordml" w:rsidP="5105FBA6" wp14:paraId="2F4B3DC3" wp14:textId="7B2F41C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Alternative Verification if Voice Matching Fails:</w:t>
      </w:r>
    </w:p>
    <w:p xmlns:wp14="http://schemas.microsoft.com/office/word/2010/wordml" w:rsidP="5105FBA6" wp14:paraId="0A56248B" wp14:textId="265DFD4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If voice matching fails, the system prompts the user for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another verification method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(e.g., OTP, security questions).</w:t>
      </w:r>
    </w:p>
    <w:p xmlns:wp14="http://schemas.microsoft.com/office/word/2010/wordml" w:rsidP="5105FBA6" wp14:paraId="7D416510" wp14:textId="2CA4D3D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If successful, authentication proceeds.</w:t>
      </w:r>
    </w:p>
    <w:p xmlns:wp14="http://schemas.microsoft.com/office/word/2010/wordml" w:rsidP="5105FBA6" wp14:paraId="6CAD5B49" wp14:textId="418A8973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If unsuccessful, access is denied, and the user is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advised to contact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support.</w:t>
      </w:r>
    </w:p>
    <w:p xmlns:wp14="http://schemas.microsoft.com/office/word/2010/wordml" w:rsidP="5105FBA6" wp14:paraId="60CB438B" wp14:textId="6FF4F79D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45BB0902" wp14:textId="5FCBCA97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Post-Conditions:</w:t>
      </w:r>
    </w:p>
    <w:p xmlns:wp14="http://schemas.microsoft.com/office/word/2010/wordml" w:rsidP="5105FBA6" wp14:paraId="65BBF9A1" wp14:textId="4F87997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Successful Verification (Voice or Alternative Method Used)</w:t>
      </w:r>
    </w:p>
    <w:p xmlns:wp14="http://schemas.microsoft.com/office/word/2010/wordml" w:rsidP="5105FBA6" wp14:paraId="65F19E79" wp14:textId="0ECF497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user is authenticated using either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voice match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or an alternative verification method.</w:t>
      </w:r>
    </w:p>
    <w:p xmlns:wp14="http://schemas.microsoft.com/office/word/2010/wordml" w:rsidP="5105FBA6" wp14:paraId="2D40B149" wp14:textId="5C76970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updates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records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reflect the successful authentication method.</w:t>
      </w:r>
    </w:p>
    <w:p xmlns:wp14="http://schemas.microsoft.com/office/word/2010/wordml" w:rsidP="5105FBA6" wp14:paraId="090C5478" wp14:textId="64677FC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 Verification (Multiple Accounts Without Resolution)</w:t>
      </w:r>
    </w:p>
    <w:p xmlns:wp14="http://schemas.microsoft.com/office/word/2010/wordml" w:rsidP="5105FBA6" wp14:paraId="5CFC6CB6" wp14:textId="6653BC6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If identity cannot be verified, access is denied, and no changes occur.</w:t>
      </w:r>
    </w:p>
    <w:p xmlns:wp14="http://schemas.microsoft.com/office/word/2010/wordml" w:rsidP="5105FBA6" wp14:paraId="54911231" wp14:textId="468D3429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system response </w:t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includes:</w:t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match_status</w:t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= multiple</w:t>
      </w:r>
      <w:r>
        <w:br/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voice_match_status = {matched/</w:t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did_not_match</w:t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}</w:t>
      </w:r>
      <w:commentRangeStart w:id="752022082"/>
      <w:r>
        <w:br/>
      </w:r>
      <w:commentRangeEnd w:id="752022082"/>
      <w:r>
        <w:rPr>
          <w:rStyle w:val="CommentReference"/>
        </w:rPr>
        <w:commentReference w:id="752022082"/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list_of_matched_accounts = {</w:t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account_IDs</w:t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}</w:t>
      </w:r>
      <w:r>
        <w:br/>
      </w:r>
      <w:r w:rsidRPr="3AC95C8C" w:rsidR="3AC95C8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05FBA6" wp14:paraId="723E129A" wp14:textId="257B1A20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agent and MM team 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determine</w:t>
      </w:r>
      <w:r w:rsidRPr="5105FBA6" w:rsidR="36BFDF4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further action.</w:t>
      </w:r>
    </w:p>
    <w:p xmlns:wp14="http://schemas.microsoft.com/office/word/2010/wordml" w:rsidP="5105FBA6" wp14:paraId="162A2C11" wp14:textId="6EAC744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77EB4295" wp14:textId="3C47F76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59A753A2" wp14:textId="146129E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49285E24" wp14:textId="4A239FF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3011FBA8" wp14:textId="3B934ED8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15E420BD" wp14:textId="64905B7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05F0A187" wp14:textId="46FEAA5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3919E236" wp14:textId="23335406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4849A5AE" wp14:textId="2F3A97A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05924A0C" wp14:textId="533C538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08137A63" wp14:textId="4D8A734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122065E1" wp14:textId="586A08A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7E324543" wp14:textId="5C22637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5E4444FB" wp14:textId="4CCD0A0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2840605C" wp14:textId="41582C0E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32C7833C" wp14:textId="47B85AC5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57B49324" wp14:textId="61BA5D0F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601826AE" wp14:textId="5ADB26D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13B7FDEF" wp14:textId="08134406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07C31C7B" wp14:textId="03B34DE3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7ACDABD7" wp14:textId="4EF2112C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4D2E9B96" wp14:textId="6685A752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79CDDDB9" wp14:textId="651B82D1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39FC417C" wp14:textId="3AC3F676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24EEA44E" wp14:textId="4BA0D72D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535A3242" wp14:textId="16061127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UC_VA_007: Technical Failure During Enrollment</w:t>
      </w:r>
    </w:p>
    <w:p xmlns:wp14="http://schemas.microsoft.com/office/word/2010/wordml" w:rsidP="5105FBA6" wp14:paraId="049FD673" wp14:textId="1B521321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Goal:</w:t>
      </w:r>
    </w:p>
    <w:p xmlns:wp14="http://schemas.microsoft.com/office/word/2010/wordml" w:rsidP="5105FBA6" wp14:paraId="2D9BA39E" wp14:textId="65B3A4C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gracefully handle technical issues during voice enrollment.</w:t>
      </w:r>
    </w:p>
    <w:p xmlns:wp14="http://schemas.microsoft.com/office/word/2010/wordml" w:rsidP="5105FBA6" wp14:paraId="7BDB164B" wp14:textId="32449CA0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Preconditions:</w:t>
      </w:r>
    </w:p>
    <w:p xmlns:wp14="http://schemas.microsoft.com/office/word/2010/wordml" w:rsidP="5105FBA6" wp14:paraId="7675441E" wp14:textId="2DABD14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is temporarily unable to process voice enrollment due to a technical issue.</w:t>
      </w:r>
    </w:p>
    <w:p xmlns:wp14="http://schemas.microsoft.com/office/word/2010/wordml" w:rsidP="5105FBA6" wp14:paraId="71667F97" wp14:textId="390875B9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2BC1FA43" wp14:textId="518EB461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Actor: </w:t>
      </w:r>
      <w:r w:rsidRPr="5105FBA6" w:rsidR="65B2AD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</w:t>
      </w:r>
    </w:p>
    <w:p xmlns:wp14="http://schemas.microsoft.com/office/word/2010/wordml" w:rsidP="5105FBA6" wp14:paraId="62F33D7D" wp14:textId="0E17B101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Main Flow:</w:t>
      </w:r>
    </w:p>
    <w:p xmlns:wp14="http://schemas.microsoft.com/office/word/2010/wordml" w:rsidP="5105FBA6" wp14:paraId="41694B15" wp14:textId="5D62324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calls the MM Business.</w:t>
      </w:r>
    </w:p>
    <w:p xmlns:wp14="http://schemas.microsoft.com/office/word/2010/wordml" w:rsidP="5105FBA6" wp14:paraId="722A8982" wp14:textId="0A98C59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identifies the user’s account via a phone number match.</w:t>
      </w:r>
    </w:p>
    <w:p xmlns:wp14="http://schemas.microsoft.com/office/word/2010/wordml" w:rsidP="5105FBA6" wp14:paraId="336CFB69" wp14:textId="460BE62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BioAuth </w:t>
      </w:r>
      <w:r w:rsidRPr="5105FBA6" w:rsidR="65B2AD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prompts the user for voice enrollment.</w:t>
      </w:r>
    </w:p>
    <w:p xmlns:wp14="http://schemas.microsoft.com/office/word/2010/wordml" w:rsidP="5105FBA6" wp14:paraId="2FB6B541" wp14:textId="62FD898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agrees and provides the voice sample.</w:t>
      </w:r>
    </w:p>
    <w:p xmlns:wp14="http://schemas.microsoft.com/office/word/2010/wordml" w:rsidP="5105FBA6" wp14:paraId="72A03BCC" wp14:textId="7264409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System encounters an error while processing the voice sample.</w:t>
      </w:r>
    </w:p>
    <w:p xmlns:wp14="http://schemas.microsoft.com/office/word/2010/wordml" w:rsidP="3AC95C8C" wp14:paraId="24378DF1" wp14:textId="116F33A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ins w:author="Guest User" w:date="2025-03-07T15:22:42.142Z" w16du:dateUtc="2025-03-07T15:22:42.142Z" w:id="1721104414"/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AC95C8C" w:rsidR="3AC95C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BioAuth</w:t>
      </w:r>
      <w:r w:rsidRPr="3AC95C8C" w:rsidR="3AC95C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apologizes and informs the user about the issue, </w:t>
      </w:r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suggesting </w:t>
      </w:r>
      <w:ins w:author="Guest User" w:date="2025-03-07T15:22:20.028Z" w:id="969400869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 </w:t>
        </w:r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to</w:t>
        </w:r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 try</w:t>
        </w:r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 the voice registration </w:t>
        </w:r>
      </w:ins>
      <w:del w:author="Guest User" w:date="2025-03-07T15:22:23.535Z" w:id="159327292">
        <w:r w:rsidRPr="3AC95C8C" w:rsidDel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delText>retrying</w:delText>
        </w:r>
      </w:del>
      <w:r w:rsidRPr="3AC95C8C" w:rsidR="3AC95C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later.</w:t>
      </w:r>
      <w:ins w:author="Guest User" w:date="2025-03-07T15:22:40.618Z" w:id="1855476617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 Returns the user to the agent</w:t>
        </w:r>
      </w:ins>
    </w:p>
    <w:p w:rsidR="3AC95C8C" w:rsidP="3AC95C8C" w:rsidRDefault="3AC95C8C" w14:paraId="361EEA45" w14:textId="0AC05B6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ins w:author="Guest User" w:date="2025-03-07T15:22:59.959Z" w:id="259215512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Agent </w:t>
        </w:r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proceeds</w:t>
        </w:r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 to verify u</w:t>
        </w:r>
      </w:ins>
      <w:ins w:author="Guest User" w:date="2025-03-07T15:23:34.654Z" w:id="806325679"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ser’s identity using other methods (OTP, SMS) and </w:t>
        </w:r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proceeds</w:t>
        </w:r>
        <w:r w:rsidRPr="3AC95C8C" w:rsidR="3AC95C8C">
          <w:rPr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 xml:space="preserve"> to provide requested services</w:t>
        </w:r>
      </w:ins>
    </w:p>
    <w:p xmlns:wp14="http://schemas.microsoft.com/office/word/2010/wordml" w:rsidP="5105FBA6" wp14:paraId="7F75BE7D" wp14:textId="2C82B33F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Postconditions:</w:t>
      </w:r>
    </w:p>
    <w:p xmlns:wp14="http://schemas.microsoft.com/office/word/2010/wordml" w:rsidP="5105FBA6" wp14:paraId="5DD9D81D" wp14:textId="35A7529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voice enrollment occurs.</w:t>
      </w:r>
    </w:p>
    <w:p xmlns:wp14="http://schemas.microsoft.com/office/word/2010/wordml" w:rsidP="5105FBA6" wp14:paraId="172FBC28" wp14:textId="64F3957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System response: </w:t>
      </w:r>
    </w:p>
    <w:p xmlns:wp14="http://schemas.microsoft.com/office/word/2010/wordml" w:rsidP="5105FBA6" wp14:paraId="5FD3FA26" wp14:textId="025109FE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105FBA6" w:rsidR="65B2AD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consent_status = technical_failure</w:t>
      </w:r>
    </w:p>
    <w:p xmlns:wp14="http://schemas.microsoft.com/office/word/2010/wordml" w:rsidP="5105FBA6" wp14:paraId="49DE13D1" wp14:textId="00C3129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105FBA6" wp14:paraId="20410680" wp14:textId="00E5B1CC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5105FBA6" wp14:paraId="2C078E63" wp14:textId="66B6B0C7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GU" w:author="Guest User" w:date="2025-03-07T09:37:49" w:id="695812452">
    <w:p xmlns:w14="http://schemas.microsoft.com/office/word/2010/wordml" xmlns:w="http://schemas.openxmlformats.org/wordprocessingml/2006/main" w:rsidR="124ACE9F" w:rsidRDefault="1EB400E0" w14:paraId="4A9D4EFF" w14:textId="19757D2B">
      <w:pPr>
        <w:pStyle w:val="CommentText"/>
      </w:pPr>
      <w:r>
        <w:rPr>
          <w:rStyle w:val="CommentReference"/>
        </w:rPr>
        <w:annotationRef/>
      </w:r>
      <w:r w:rsidRPr="32F15ACA" w:rsidR="43EBCA77">
        <w:t>Need to verify Voice Template with PresentID or by refereeing the SDK</w:t>
      </w:r>
    </w:p>
  </w:comment>
  <w:comment xmlns:w="http://schemas.openxmlformats.org/wordprocessingml/2006/main" w:initials="GU" w:author="Guest User" w:date="2025-03-07T09:47:55" w:id="730528883">
    <w:p xmlns:w14="http://schemas.microsoft.com/office/word/2010/wordml" xmlns:w="http://schemas.openxmlformats.org/wordprocessingml/2006/main" w:rsidR="13488885" w:rsidRDefault="05757436" w14:paraId="54B5B87A" w14:textId="16B9E001">
      <w:pPr>
        <w:pStyle w:val="CommentText"/>
      </w:pPr>
      <w:r>
        <w:rPr>
          <w:rStyle w:val="CommentReference"/>
        </w:rPr>
        <w:annotationRef/>
      </w:r>
      <w:r w:rsidRPr="23540637" w:rsidR="4B0A83BF">
        <w:t>I think I had commented on this earlier, we have to distinguish between "failed" voice enrollment and voice "not enrolled". One has to do with a system technical failure the other is related to consent (choice).</w:t>
      </w:r>
    </w:p>
    <w:p xmlns:w14="http://schemas.microsoft.com/office/word/2010/wordml" xmlns:w="http://schemas.openxmlformats.org/wordprocessingml/2006/main" w:rsidR="04425B35" w:rsidRDefault="23F4C905" w14:paraId="3DE7D1F3" w14:textId="0DEEEB55">
      <w:pPr>
        <w:pStyle w:val="CommentText"/>
      </w:pPr>
      <w:r w:rsidRPr="58FA33BA" w:rsidR="1C9D3FA6">
        <w:t>So, voice enrolled parameter has one of 3 potential statuses</w:t>
      </w:r>
    </w:p>
    <w:p xmlns:w14="http://schemas.microsoft.com/office/word/2010/wordml" xmlns:w="http://schemas.openxmlformats.org/wordprocessingml/2006/main" w:rsidR="1D554578" w:rsidRDefault="2D2F9982" w14:paraId="0BA5E728" w14:textId="73BE8B87">
      <w:pPr>
        <w:pStyle w:val="CommentText"/>
      </w:pPr>
      <w:r w:rsidRPr="7E4022EF" w:rsidR="6670F42B">
        <w:t>1. Success (enrolled)</w:t>
      </w:r>
    </w:p>
    <w:p xmlns:w14="http://schemas.microsoft.com/office/word/2010/wordml" xmlns:w="http://schemas.openxmlformats.org/wordprocessingml/2006/main" w:rsidR="4868B7B5" w:rsidRDefault="3D2F7CEF" w14:paraId="2FD20D3D" w14:textId="0C9063F4">
      <w:pPr>
        <w:pStyle w:val="CommentText"/>
      </w:pPr>
      <w:r w:rsidRPr="54C1E974" w:rsidR="655FA584">
        <w:t>2. Failed (not enrolled due to technical issues)</w:t>
      </w:r>
    </w:p>
    <w:p xmlns:w14="http://schemas.microsoft.com/office/word/2010/wordml" xmlns:w="http://schemas.openxmlformats.org/wordprocessingml/2006/main" w:rsidR="5AFE2B26" w:rsidRDefault="4D649B28" w14:paraId="372CF227" w14:textId="57324181">
      <w:pPr>
        <w:pStyle w:val="CommentText"/>
      </w:pPr>
      <w:r w:rsidRPr="5BC9693E" w:rsidR="057A9CA5">
        <w:t>3. Not Enrolled (end-user choice)</w:t>
      </w:r>
    </w:p>
  </w:comment>
  <w:comment xmlns:w="http://schemas.openxmlformats.org/wordprocessingml/2006/main" w:initials="GU" w:author="Guest User" w:date="2025-03-07T10:04:42" w:id="171296670">
    <w:p xmlns:w14="http://schemas.microsoft.com/office/word/2010/wordml" xmlns:w="http://schemas.openxmlformats.org/wordprocessingml/2006/main" w:rsidR="2FA9E47E" w:rsidRDefault="285B4794" w14:paraId="390476A4" w14:textId="0338E70A">
      <w:pPr>
        <w:pStyle w:val="CommentText"/>
      </w:pPr>
      <w:r>
        <w:rPr>
          <w:rStyle w:val="CommentReference"/>
        </w:rPr>
        <w:annotationRef/>
      </w:r>
      <w:r w:rsidRPr="3072F35B" w:rsidR="5B5E80B3">
        <w:t>Nothing wrong with "negative" label. Just need to be consistent on data associated with "Voice Consent" variable. Elsewhere in the document we have called the outcome as "yes" and "no".</w:t>
      </w:r>
    </w:p>
    <w:p xmlns:w14="http://schemas.microsoft.com/office/word/2010/wordml" xmlns:w="http://schemas.openxmlformats.org/wordprocessingml/2006/main" w:rsidR="65044B99" w:rsidRDefault="3C228923" w14:paraId="32A9C130" w14:textId="2AECFEE8">
      <w:pPr>
        <w:pStyle w:val="CommentText"/>
      </w:pPr>
      <w:r w:rsidRPr="38DE9C29" w:rsidR="15B3EC5D">
        <w:t>I suggest changing negative to no</w:t>
      </w:r>
    </w:p>
  </w:comment>
  <w:comment xmlns:w="http://schemas.openxmlformats.org/wordprocessingml/2006/main" w:initials="GU" w:author="Guest User" w:date="2025-03-07T10:20:46" w:id="752022082">
    <w:p xmlns:w14="http://schemas.microsoft.com/office/word/2010/wordml" xmlns:w="http://schemas.openxmlformats.org/wordprocessingml/2006/main" w:rsidR="34B204C6" w:rsidRDefault="573383F9" w14:paraId="009B7375" w14:textId="57829368">
      <w:pPr>
        <w:pStyle w:val="CommentText"/>
      </w:pPr>
      <w:r>
        <w:rPr>
          <w:rStyle w:val="CommentReference"/>
        </w:rPr>
        <w:annotationRef/>
      </w:r>
      <w:r w:rsidRPr="119337BB" w:rsidR="2B02836D">
        <w:t>general comment about consistency in labeling the variable outcomes.  e.g. pass fail, matched not matched, etc.</w:t>
      </w:r>
    </w:p>
    <w:p xmlns:w14="http://schemas.microsoft.com/office/word/2010/wordml" xmlns:w="http://schemas.openxmlformats.org/wordprocessingml/2006/main" w:rsidR="254094CD" w:rsidRDefault="6E4CCEFF" w14:paraId="0CCB9DC1" w14:textId="462A991A">
      <w:pPr>
        <w:pStyle w:val="CommentText"/>
      </w:pPr>
      <w:r w:rsidRPr="3C5A66BF" w:rsidR="2DAC848D">
        <w:t>Data consistency will make future investigation and analysis simpler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A9D4EFF"/>
  <w15:commentEx w15:done="0" w15:paraId="372CF227"/>
  <w15:commentEx w15:done="0" w15:paraId="32A9C130"/>
  <w15:commentEx w15:done="0" w15:paraId="0CCB9DC1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C9D643D" w16cex:dateUtc="2025-03-07T14:37:49.34Z"/>
  <w16cex:commentExtensible w16cex:durableId="0FF0C149" w16cex:dateUtc="2025-03-07T14:47:55.081Z"/>
  <w16cex:commentExtensible w16cex:durableId="2F4495C2" w16cex:dateUtc="2025-03-07T15:04:42.431Z"/>
  <w16cex:commentExtensible w16cex:durableId="406AA42B" w16cex:dateUtc="2025-03-07T15:20:46.2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A9D4EFF" w16cid:durableId="1C9D643D"/>
  <w16cid:commentId w16cid:paraId="372CF227" w16cid:durableId="0FF0C149"/>
  <w16cid:commentId w16cid:paraId="32A9C130" w16cid:durableId="2F4495C2"/>
  <w16cid:commentId w16cid:paraId="0CCB9DC1" w16cid:durableId="406AA42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1">
    <w:nsid w:val="4e326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565ba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d46e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080f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5217c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3d45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dc0f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0b712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c5dde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2011a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74095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372a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f67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5adc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7e33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b8ba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8a52c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fe50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f4abe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9ae95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27c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Guest User">
    <w15:presenceInfo w15:providerId="AD" w15:userId="S::urn:spo:anon#d78a2c45481941f10759c2f1bbc8736ee5fab40ac69ee26be5105ec3927a624e::"/>
  </w15:person>
  <w15:person w15:author="Guest User">
    <w15:presenceInfo w15:providerId="AD" w15:userId="S::urn:spo:anon#d78a2c45481941f10759c2f1bbc8736ee5fab40ac69ee26be5105ec3927a624e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A2E0D4"/>
    <w:rsid w:val="0C0E9ADA"/>
    <w:rsid w:val="20365AF4"/>
    <w:rsid w:val="23BA5903"/>
    <w:rsid w:val="36BFDF42"/>
    <w:rsid w:val="3AC95C8C"/>
    <w:rsid w:val="5105FBA6"/>
    <w:rsid w:val="5FA2E0D4"/>
    <w:rsid w:val="60AADD5F"/>
    <w:rsid w:val="65B2AD3F"/>
    <w:rsid w:val="7FE8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2E0D4"/>
  <w15:chartTrackingRefBased/>
  <w15:docId w15:val="{E9D24785-08D4-4703-9223-65ED30136B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105FBA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3847d289e5349d4" /><Relationship Type="http://schemas.openxmlformats.org/officeDocument/2006/relationships/comments" Target="comments.xml" Id="R6881173f962349b5" /><Relationship Type="http://schemas.microsoft.com/office/2011/relationships/people" Target="people.xml" Id="R6f88b04d5aad46c8" /><Relationship Type="http://schemas.microsoft.com/office/2011/relationships/commentsExtended" Target="commentsExtended.xml" Id="R00b87be9c9714fc5" /><Relationship Type="http://schemas.microsoft.com/office/2016/09/relationships/commentsIds" Target="commentsIds.xml" Id="R09e4480547584511" /><Relationship Type="http://schemas.microsoft.com/office/2018/08/relationships/commentsExtensible" Target="commentsExtensible.xml" Id="Rd651611bbd8948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2025-02-20T06:58:38.3498892Z</dcterms:created>
  <dcterms:modified xsi:type="dcterms:W3CDTF">2025-04-01T06:45:34.1883263Z</dcterms:modified>
  <dc:creator>Karthiga S</dc:creator>
  <lastModifiedBy>Karthiga S</lastModifiedBy>
</coreProperties>
</file>