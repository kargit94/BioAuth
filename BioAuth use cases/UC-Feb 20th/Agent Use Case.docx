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4089502F" wp14:paraId="0684D8C8" wp14:textId="0BECA118">
      <w:pPr>
        <w:keepNext w:val="1"/>
        <w:keepLines w:val="1"/>
        <w:spacing w:before="281" w:after="281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UC_AE_00</w:t>
      </w:r>
      <w:r w:rsidRPr="4089502F" w:rsidR="408950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</w:t>
      </w:r>
      <w:r w:rsidRPr="4089502F" w:rsidR="408950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- Trigger </w:t>
      </w:r>
      <w:r w:rsidRPr="4089502F" w:rsidR="408950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089502F" w:rsidR="408950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</w:t>
      </w:r>
      <w:commentRangeStart w:id="1311309073"/>
      <w:commentRangeEnd w:id="1311309073"/>
      <w:r>
        <w:rPr>
          <w:rStyle w:val="CommentReference"/>
        </w:rPr>
        <w:commentReference w:id="1311309073"/>
      </w:r>
    </w:p>
    <w:p xmlns:wp14="http://schemas.microsoft.com/office/word/2010/wordml" w:rsidP="14A1EB60" wp14:paraId="272B4C3C" wp14:textId="48D3B0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14A1EB60" wp14:paraId="27DDAAAB" wp14:textId="6FB7107E">
      <w:pPr>
        <w:spacing w:before="240" w:beforeAutospacing="off" w:after="24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biometric verification for users as an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layer of security.</w:t>
      </w:r>
    </w:p>
    <w:p xmlns:wp14="http://schemas.microsoft.com/office/word/2010/wordml" w:rsidP="14A1EB60" wp14:paraId="63B8BE96" wp14:textId="261B2D5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Actor(s):</w:t>
      </w:r>
    </w:p>
    <w:p xmlns:wp14="http://schemas.microsoft.com/office/word/2010/wordml" w:rsidP="14A1EB60" wp14:paraId="2C01DBE1" wp14:textId="2E3BAFED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Primary Actor: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Agent, User</w:t>
      </w:r>
    </w:p>
    <w:p xmlns:wp14="http://schemas.microsoft.com/office/word/2010/wordml" w:rsidP="14A1EB60" wp14:paraId="3C40871A" wp14:textId="4A2E1BF9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Secondary Actor: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</w:t>
      </w:r>
    </w:p>
    <w:p xmlns:wp14="http://schemas.microsoft.com/office/word/2010/wordml" w:rsidP="14A1EB60" wp14:paraId="41C33D7E" wp14:textId="3ACE243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14A1EB60" wp14:paraId="3E1AF9CC" wp14:textId="4E5442E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has contacted the company to request a service.</w:t>
      </w:r>
    </w:p>
    <w:p xmlns:wp14="http://schemas.microsoft.com/office/word/2010/wordml" w:rsidP="14A1EB60" wp14:paraId="68661B08" wp14:textId="295C3AE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agent has the necessary permissions and tools to trigger the biometric verification process.</w:t>
      </w:r>
    </w:p>
    <w:p xmlns:wp14="http://schemas.microsoft.com/office/word/2010/wordml" w:rsidP="14A1EB60" wp14:paraId="2E5B5948" wp14:textId="7025301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has an active account eligible for biometric verification.</w:t>
      </w:r>
    </w:p>
    <w:p xmlns:wp14="http://schemas.microsoft.com/office/word/2010/wordml" w:rsidP="14A1EB60" wp14:paraId="5DB7A55A" wp14:textId="7D929313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C3E5C09" wp14:textId="1AAEDD85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14A1EB60" wp14:paraId="506B4981" wp14:textId="53F22B1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0BDC751" wp14:textId="6AD1041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Agent: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biometric verification process for the user, selecting either Voice or Face as the biometric modality.</w:t>
      </w:r>
    </w:p>
    <w:p xmlns:wp14="http://schemas.microsoft.com/office/word/2010/wordml" w:rsidP="14A1EB60" wp14:paraId="601643DC" wp14:textId="6B6B9A9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75171F1" wp14:textId="6557474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User: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prompted to provide consent for the collection of biometric data (Voice or Face).</w:t>
      </w:r>
    </w:p>
    <w:p xmlns:wp14="http://schemas.microsoft.com/office/word/2010/wordml" w:rsidP="14A1EB60" wp14:paraId="1CF8DAF9" wp14:textId="1D5A1191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7686D265" wp14:textId="6148E92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captures the </w:t>
      </w: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biometric data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(Voice or Face) provided by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 user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4A1EB60" wp14:paraId="6EB2CD59" wp14:textId="17DF056D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36070000" wp14:textId="78DB9596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User: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agrees and provides the required consent to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verification process.</w:t>
      </w:r>
    </w:p>
    <w:p xmlns:wp14="http://schemas.microsoft.com/office/word/2010/wordml" w:rsidP="14A1EB60" wp14:paraId="566AB479" wp14:textId="7BACB8D9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1A1893F" wp14:textId="76B7505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 </w:t>
      </w:r>
    </w:p>
    <w:p xmlns:wp14="http://schemas.microsoft.com/office/word/2010/wordml" w:rsidP="4089502F" wp14:paraId="4C3A435A" wp14:textId="52438F6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biometric data is verified for accuracy and authenticity by the 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system. If the biometric data is valid, it is securely stored in the user’s account for future authentication attempts</w:t>
      </w:r>
      <w:ins w:author="Guest User" w:date="2025-03-06T21:33:44.715Z" w:id="455189192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and for audit purposes</w:t>
        </w:r>
      </w:ins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4A1EB60" wp14:paraId="285BC19E" wp14:textId="232DC78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Upon successful verification, the system confirms the successful biometric verification, and the process is completed.</w:t>
      </w:r>
    </w:p>
    <w:p xmlns:wp14="http://schemas.microsoft.com/office/word/2010/wordml" w:rsidP="14A1EB60" wp14:paraId="581A82BB" wp14:textId="2B823F1D">
      <w:pPr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04D4330" wp14:textId="488A9965">
      <w:pPr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69FFA557" wp14:textId="42A0015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14A1EB60" wp14:paraId="3B25C5D3" wp14:textId="4F5B1EF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CEDF99C" wp14:textId="7D41081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biometric data (Voice or Face) is successfully captured and securely stored.</w:t>
      </w:r>
    </w:p>
    <w:p xmlns:wp14="http://schemas.microsoft.com/office/word/2010/wordml" w:rsidP="14A1EB60" wp14:paraId="3AEAC9C6" wp14:textId="00AD4E9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user’s account is updated with biometric verification, enabling future biometric authentication for enhanced security.</w:t>
      </w:r>
    </w:p>
    <w:p xmlns:wp14="http://schemas.microsoft.com/office/word/2010/wordml" w:rsidP="14A1EB60" wp14:paraId="49603C53" wp14:textId="2C5BE46C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verification process is marked as complete, and the user can 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14A1EB60" w:rsidR="051F74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requested service or action.</w:t>
      </w:r>
    </w:p>
    <w:p xmlns:wp14="http://schemas.microsoft.com/office/word/2010/wordml" w:rsidP="14A1EB60" wp14:paraId="622F780B" wp14:textId="027777B4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5179EC37" wp14:textId="607F821E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567185F" wp14:textId="60F4972E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FAD4172" wp14:textId="0BF7BD3B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7207DE1F" wp14:textId="79AC744E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5839A35C" wp14:textId="6F58625E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F3C1AFE" wp14:textId="0C6963EC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8ED6121" wp14:textId="594A7660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7224590F" wp14:textId="532568BB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39F8C55" wp14:textId="34816921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654EF579" wp14:textId="5D8468DA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253D095" wp14:textId="4CED1762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420F2972" wp14:textId="593AFA78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UC_AE_00</w:t>
      </w:r>
      <w:r w:rsidRPr="14A1EB60" w:rsidR="21206D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Chat Agent After Successful User Verification</w:t>
      </w:r>
    </w:p>
    <w:p xmlns:wp14="http://schemas.microsoft.com/office/word/2010/wordml" w:rsidP="14A1EB60" wp14:paraId="1FAD95D3" wp14:textId="381F939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goal is for the chat agent to verify the user’s identity before responding to service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requested</w:t>
      </w:r>
      <w:r>
        <w:tab/>
      </w:r>
    </w:p>
    <w:p xmlns:wp14="http://schemas.microsoft.com/office/word/2010/wordml" w:rsidP="14A1EB60" wp14:paraId="54C15E63" wp14:textId="4FF13956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Actor(s): </w:t>
      </w:r>
    </w:p>
    <w:p xmlns:wp14="http://schemas.microsoft.com/office/word/2010/wordml" w:rsidP="14A1EB60" wp14:paraId="161DDB19" wp14:textId="2DBE777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Primary Actor: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Agent, User</w:t>
      </w:r>
    </w:p>
    <w:p xmlns:wp14="http://schemas.microsoft.com/office/word/2010/wordml" w:rsidP="14A1EB60" wp14:paraId="024AE5B6" wp14:textId="5EF1CDA3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Secondary Actor: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System</w:t>
      </w:r>
    </w:p>
    <w:p xmlns:wp14="http://schemas.microsoft.com/office/word/2010/wordml" w:rsidP="14A1EB60" wp14:paraId="4D5D4731" wp14:textId="3536B92B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14A1EB60" wp14:paraId="54A0B7A2" wp14:textId="289581FC">
      <w:pPr>
        <w:pStyle w:val="ListParagraph"/>
        <w:numPr>
          <w:ilvl w:val="0"/>
          <w:numId w:val="1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User has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initiated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chat session</w:t>
      </w:r>
    </w:p>
    <w:p xmlns:wp14="http://schemas.microsoft.com/office/word/2010/wordml" w:rsidP="14A1EB60" wp14:paraId="69AFA5F3" wp14:textId="77D01105">
      <w:pPr>
        <w:pStyle w:val="ListParagraph"/>
        <w:numPr>
          <w:ilvl w:val="0"/>
          <w:numId w:val="1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 service is available</w:t>
      </w:r>
    </w:p>
    <w:p xmlns:wp14="http://schemas.microsoft.com/office/word/2010/wordml" w:rsidP="14A1EB60" wp14:paraId="421C93ED" wp14:textId="33AF1505">
      <w:pPr>
        <w:pStyle w:val="ListParagraph"/>
        <w:numPr>
          <w:ilvl w:val="0"/>
          <w:numId w:val="1"/>
        </w:num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has been previously registered and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established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through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4A1EB60" wp14:paraId="0F1EA6CD" wp14:textId="5D73E384">
      <w:pPr>
        <w:pStyle w:val="Normal"/>
        <w:spacing w:before="240" w:after="240" w:line="30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14A1EB60" wp14:paraId="281FF083" wp14:textId="76BDCABB">
      <w:pPr>
        <w:pStyle w:val="ListParagraph"/>
        <w:numPr>
          <w:ilvl w:val="0"/>
          <w:numId w:val="2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chat session with the agent.</w:t>
      </w:r>
    </w:p>
    <w:p xmlns:wp14="http://schemas.microsoft.com/office/word/2010/wordml" w:rsidP="14A1EB60" wp14:paraId="68E8DBFB" wp14:textId="2BEA4460">
      <w:pPr>
        <w:pStyle w:val="ListParagraph"/>
        <w:numPr>
          <w:ilvl w:val="0"/>
          <w:numId w:val="2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Agent: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 initiates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identity verification service</w:t>
      </w:r>
    </w:p>
    <w:p xmlns:wp14="http://schemas.microsoft.com/office/word/2010/wordml" w:rsidP="14A1EB60" wp14:paraId="11F9A06B" wp14:textId="6C3388BD">
      <w:pPr>
        <w:pStyle w:val="ListParagraph"/>
        <w:numPr>
          <w:ilvl w:val="0"/>
          <w:numId w:val="2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system verifies the user's identity using biometric authentication (face recognition, fingerprint, etc.).</w:t>
      </w:r>
    </w:p>
    <w:p xmlns:wp14="http://schemas.microsoft.com/office/word/2010/wordml" w:rsidP="14A1EB60" wp14:paraId="11EA0444" wp14:textId="580AB0A5">
      <w:pPr>
        <w:pStyle w:val="ListParagraph"/>
        <w:numPr>
          <w:ilvl w:val="0"/>
          <w:numId w:val="2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System:</w:t>
      </w:r>
    </w:p>
    <w:p xmlns:wp14="http://schemas.microsoft.com/office/word/2010/wordml" w:rsidP="14A1EB60" wp14:paraId="6ED421AF" wp14:textId="74D181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Submission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The user provides their biometric data, such as voice or facial recognition, which is captured and transmitted to the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system.</w:t>
      </w:r>
    </w:p>
    <w:p xmlns:wp14="http://schemas.microsoft.com/office/word/2010/wordml" w:rsidP="14A1EB60" wp14:paraId="58788E59" wp14:textId="4089C60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Verification Process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processes the received biometric data, comparing it against stored templates to authenticate the user's identity.</w:t>
      </w:r>
    </w:p>
    <w:p xmlns:wp14="http://schemas.microsoft.com/office/word/2010/wordml" w:rsidP="14A1EB60" wp14:paraId="1266815A" wp14:textId="7B8316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Response Delivery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Upon successful verification,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sends an API response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containing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message "Verification is successful," along with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information pertinent to the authentication session.</w:t>
      </w:r>
    </w:p>
    <w:p xmlns:wp14="http://schemas.microsoft.com/office/word/2010/wordml" w:rsidP="14A1EB60" wp14:paraId="0FF6E7DC" wp14:textId="51ED5AEF">
      <w:pPr>
        <w:spacing w:before="240" w:after="240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564C97E" wp14:textId="1FBBE648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14A1EB60" wp14:paraId="1C4E15B4" wp14:textId="2ACE5B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User Authentication Status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The user's biometric data has been successfully authenticated, confirming their identity within the system.</w:t>
      </w:r>
    </w:p>
    <w:p xmlns:wp14="http://schemas.microsoft.com/office/word/2010/wordml" w:rsidP="14A1EB60" wp14:paraId="3EB55675" wp14:textId="0334FA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API Response Delivery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The system has transmitted an API response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containing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message "Verification is successful," along with any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information relevant to the authentication session.</w:t>
      </w:r>
    </w:p>
    <w:p xmlns:wp14="http://schemas.microsoft.com/office/word/2010/wordml" w:rsidP="14A1EB60" wp14:paraId="736F0162" wp14:textId="71274E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System State Update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The system's records have been updated to reflect the successful verification, including logging the event for audit and tracking purposes.</w:t>
      </w:r>
    </w:p>
    <w:p xmlns:wp14="http://schemas.microsoft.com/office/word/2010/wordml" w:rsidP="14A1EB60" wp14:paraId="21C95CA1" wp14:textId="35A17DE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6E51B07" wp14:textId="1A4E89D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6A7B0122" wp14:textId="06ABC8B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60EC4409" wp14:textId="218C50E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07D3FC6" wp14:textId="52B3C20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8343DF5" wp14:textId="08BDE7D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3B5DC3E8" wp14:textId="4BD7FAD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82A953B" wp14:textId="3A0ECA1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3BF8E5E2" wp14:textId="18690EE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3F05304" wp14:textId="323CC5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FAB77A0" wp14:textId="35C905F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1E0D8404" wp14:textId="1AD0037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0134FCD4" wp14:textId="4EDCCEAE">
      <w:pPr>
        <w:pStyle w:val="Heading3"/>
        <w:keepNext w:val="1"/>
        <w:keepLines w:val="1"/>
        <w:spacing w:before="246" w:after="246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UC_AE_00</w:t>
      </w:r>
      <w:r w:rsidRPr="14A1EB60" w:rsidR="1A8AD8D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Agent Handling Failed User Verification via 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</w:p>
    <w:p xmlns:wp14="http://schemas.microsoft.com/office/word/2010/wordml" w:rsidP="14A1EB60" wp14:paraId="60E726AD" wp14:textId="2C7850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14A1EB60" wp14:paraId="4CDF0F21" wp14:textId="6F45C62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enable agents to effectively handle cases where user verification via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fails by following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verification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protocols,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assisting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users in resolving authentication issues, and ensuring a secure and seamless user experience.</w:t>
      </w:r>
    </w:p>
    <w:p xmlns:wp14="http://schemas.microsoft.com/office/word/2010/wordml" w:rsidP="14A1EB60" wp14:paraId="67487E82" wp14:textId="1ADCC24D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Actor(s): </w:t>
      </w:r>
    </w:p>
    <w:p xmlns:wp14="http://schemas.microsoft.com/office/word/2010/wordml" w:rsidP="14A1EB60" wp14:paraId="5928F1ED" wp14:textId="0404455F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Primary Actor: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Agent, User</w:t>
      </w:r>
    </w:p>
    <w:p xmlns:wp14="http://schemas.microsoft.com/office/word/2010/wordml" w:rsidP="14A1EB60" wp14:paraId="2F99190F" wp14:textId="52E64198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Secondary Actor: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System</w:t>
      </w:r>
    </w:p>
    <w:p xmlns:wp14="http://schemas.microsoft.com/office/word/2010/wordml" w:rsidP="14A1EB60" wp14:paraId="522AB4CE" wp14:textId="1AEE0BEA">
      <w:pPr>
        <w:pStyle w:val="Heading4"/>
        <w:keepNext w:val="1"/>
        <w:keepLines w:val="1"/>
        <w:spacing w:before="319" w:after="319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Pre-Condition:</w:t>
      </w:r>
    </w:p>
    <w:p xmlns:wp14="http://schemas.microsoft.com/office/word/2010/wordml" w:rsidP="4089502F" wp14:paraId="447165E9" wp14:textId="529A1325">
      <w:pPr>
        <w:pStyle w:val="ListParagraph"/>
        <w:numPr>
          <w:ilvl w:val="0"/>
          <w:numId w:val="5"/>
        </w:numPr>
        <w:spacing w:after="0" w:line="300" w:lineRule="auto"/>
        <w:rPr>
          <w:ins w:author="Guest User" w:date="2025-03-06T21:40:53.652Z" w16du:dateUtc="2025-03-06T21:40:53.652Z" w:id="1706708464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user is interacting with the agent.</w:t>
      </w:r>
    </w:p>
    <w:p w:rsidR="4089502F" w:rsidP="4089502F" w:rsidRDefault="4089502F" w14:paraId="63E8A1A3" w14:textId="248638F1">
      <w:pPr>
        <w:pStyle w:val="ListParagraph"/>
        <w:numPr>
          <w:ilvl w:val="0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ins w:author="Guest User" w:date="2025-03-06T21:40:59.838Z" w:id="2000974047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The user</w:t>
        </w:r>
      </w:ins>
      <w:ins w:author="Guest User" w:date="2025-03-06T21:41:21.258Z" w:id="435726936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’s bi</w:t>
        </w:r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ometric(s) </w:t>
        </w:r>
      </w:ins>
      <w:ins w:author="Guest User" w:date="2025-03-06T21:41:53.963Z" w:id="988242912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has been enrolled previously and can be verified by the agent</w:t>
        </w:r>
      </w:ins>
      <w:ins w:author="Guest User" w:date="2025-03-06T21:42:32.669Z" w:id="1307112190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(service dashboard visual indicator)</w:t>
        </w:r>
      </w:ins>
    </w:p>
    <w:p xmlns:wp14="http://schemas.microsoft.com/office/word/2010/wordml" w:rsidP="4089502F" wp14:paraId="3AA99722" wp14:textId="1600C379">
      <w:pPr>
        <w:pStyle w:val="ListParagraph"/>
        <w:numPr>
          <w:ilvl w:val="0"/>
          <w:numId w:val="5"/>
        </w:numPr>
        <w:spacing w:after="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system 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attempts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verify the user's identity through </w:t>
      </w:r>
      <w:ins w:author="Guest User" w:date="2025-03-06T21:42:51.83Z" w:id="2010362357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live </w:t>
        </w:r>
      </w:ins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BioAuth.</w:t>
      </w:r>
    </w:p>
    <w:p xmlns:wp14="http://schemas.microsoft.com/office/word/2010/wordml" w:rsidP="14A1EB60" wp14:paraId="62582C56" wp14:textId="2F89E138">
      <w:pPr>
        <w:pStyle w:val="ListParagraph"/>
        <w:keepNext w:val="1"/>
        <w:keepLines w:val="1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user's identity cannot be verified </w:t>
      </w:r>
    </w:p>
    <w:p xmlns:wp14="http://schemas.microsoft.com/office/word/2010/wordml" w:rsidP="14A1EB60" wp14:paraId="231EF5B4" wp14:textId="5C5A0651">
      <w:pPr>
        <w:pStyle w:val="Heading4"/>
        <w:keepNext w:val="1"/>
        <w:keepLines w:val="1"/>
        <w:spacing w:before="319" w:after="319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14A1EB60" wp14:paraId="48086C15" wp14:textId="16FBB472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User </w:t>
      </w:r>
      <w:r w:rsidRPr="14A1EB60" w:rsidR="7290307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Requests service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14A1EB60" wp14:paraId="19B6DF63" wp14:textId="0B5970F3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initiates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chat</w:t>
      </w:r>
      <w:r w:rsidRPr="14A1EB60" w:rsidR="4FD48F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</w:t>
      </w:r>
      <w:r w:rsidRPr="14A1EB60" w:rsidR="4FD48F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Call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 with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agent to request services.</w:t>
      </w:r>
    </w:p>
    <w:p xmlns:wp14="http://schemas.microsoft.com/office/word/2010/wordml" w:rsidP="14A1EB60" wp14:paraId="5AEE306A" wp14:textId="76BD8E55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Agent Initiates Verification:</w:t>
      </w:r>
    </w:p>
    <w:p xmlns:wp14="http://schemas.microsoft.com/office/word/2010/wordml" w:rsidP="14A1EB60" wp14:paraId="6166534F" wp14:textId="3A9694F6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agent starts the 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identity verification process using biometric data (e.g., facial</w:t>
      </w:r>
      <w:r w:rsidRPr="14A1EB60" w:rsidR="512895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 voice</w:t>
      </w:r>
      <w:r w:rsidRPr="14A1EB60" w:rsidR="3BAE6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recognition).</w:t>
      </w:r>
    </w:p>
    <w:p xmlns:wp14="http://schemas.microsoft.com/office/word/2010/wordml" w:rsidP="14A1EB60" wp14:paraId="76F30E69" wp14:textId="64A9B41A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Verification Failure:</w:t>
      </w:r>
    </w:p>
    <w:p xmlns:wp14="http://schemas.microsoft.com/office/word/2010/wordml" w:rsidP="14A1EB60" wp14:paraId="162951AA" wp14:textId="3250265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processes the video</w:t>
      </w:r>
      <w:r w:rsidRPr="14A1EB60" w:rsidR="361529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/ voice</w:t>
      </w: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compares the identity to the logged-in account.</w:t>
      </w:r>
    </w:p>
    <w:p xmlns:wp14="http://schemas.microsoft.com/office/word/2010/wordml" w:rsidP="14A1EB60" wp14:paraId="799634DA" wp14:textId="156BAE4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5ACBF5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he identity does not match, </w:t>
      </w: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BioAuth</w:t>
      </w:r>
      <w:r w:rsidRPr="14A1EB60" w:rsidR="2810BB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responds: "Unable to verify. </w:t>
      </w:r>
    </w:p>
    <w:p xmlns:wp14="http://schemas.microsoft.com/office/word/2010/wordml" w:rsidP="4089502F" wp14:paraId="4055D2B4" wp14:textId="65AA0B8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BioAuth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prompts the user to repeat authentication for a second time</w:t>
      </w:r>
    </w:p>
    <w:p w:rsidR="4089502F" w:rsidP="4089502F" w:rsidRDefault="4089502F" w14:paraId="54162013" w14:textId="35737F23">
      <w:pPr>
        <w:pStyle w:val="ListParagraph"/>
        <w:numPr>
          <w:ilvl w:val="0"/>
          <w:numId w:val="13"/>
        </w:numPr>
        <w:shd w:val="clear" w:color="auto" w:fill="FFFFFF" w:themeFill="background1"/>
        <w:spacing w:before="200" w:beforeAutospacing="off" w:after="200" w:afterAutospacing="off"/>
        <w:rPr>
          <w:ins w:author="Guest User" w:date="2025-03-06T21:44:24.704Z" w16du:dateUtc="2025-03-06T21:44:24.704Z" w:id="1267601130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If System 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can’t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verify the identity the second time</w:t>
      </w:r>
    </w:p>
    <w:p w:rsidR="4089502F" w:rsidP="4089502F" w:rsidRDefault="4089502F" w14:paraId="32CC5AFE" w14:textId="4DD981F8">
      <w:pPr>
        <w:pStyle w:val="ListParagraph"/>
        <w:numPr>
          <w:ilvl w:val="1"/>
          <w:numId w:val="13"/>
        </w:numPr>
        <w:shd w:val="clear" w:color="auto" w:fill="FFFFFF" w:themeFill="background1"/>
        <w:spacing w:before="200" w:beforeAutospacing="off" w:after="200" w:afterAutospacing="off"/>
        <w:rPr>
          <w:ins w:author="Guest User" w:date="2025-03-06T21:52:07.292Z" w16du:dateUtc="2025-03-06T21:52:07.292Z" w:id="962814725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pPrChange w:author="Guest User" w:date="2025-03-06T21:52:03.762Z">
          <w:pPr>
            <w:pStyle w:val="ListParagraph"/>
            <w:numPr>
              <w:ilvl w:val="0"/>
              <w:numId w:val="13"/>
            </w:numPr>
            <w:shd w:val="clear" w:color="auto" w:fill="FFFFFF" w:themeFill="background1"/>
            <w:spacing w:before="200" w:beforeAutospacing="off" w:after="200" w:afterAutospacing="off"/>
          </w:pPr>
        </w:pPrChange>
      </w:pPr>
      <w:ins w:author="Guest User" w:date="2025-03-06T21:44:59.861Z" w:id="2059040354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 xml:space="preserve">The agent informs the user that his/her identity cannot be </w:t>
        </w:r>
      </w:ins>
      <w:ins w:author="Guest User" w:date="2025-03-06T21:54:42.714Z" w:id="473141820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verified,</w:t>
        </w:r>
      </w:ins>
      <w:ins w:author="Guest User" w:date="2025-03-06T21:45:22.894Z" w:id="1069257957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 xml:space="preserve"> and that further information will be </w:t>
        </w:r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required</w:t>
        </w:r>
      </w:ins>
    </w:p>
    <w:p w:rsidR="4089502F" w:rsidP="4089502F" w:rsidRDefault="4089502F" w14:paraId="057ADE40" w14:textId="595832E5">
      <w:pPr>
        <w:pStyle w:val="ListParagraph"/>
        <w:numPr>
          <w:ilvl w:val="1"/>
          <w:numId w:val="13"/>
        </w:numPr>
        <w:shd w:val="clear" w:color="auto" w:fill="FFFFFF" w:themeFill="background1"/>
        <w:spacing w:before="200" w:beforeAutospacing="off" w:after="200" w:afterAutospacing="off"/>
        <w:rPr>
          <w:ins w:author="Guest User" w:date="2025-03-06T21:55:24.262Z" w16du:dateUtc="2025-03-06T21:55:24.262Z" w:id="1185014764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ins w:author="Guest User" w:date="2025-03-06T21:45:22.894Z" w:id="993592001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 xml:space="preserve">The agent passes </w:t>
        </w:r>
      </w:ins>
      <w:del w:author="Guest User" w:date="2025-03-06T21:45:59.991Z" w:id="464223929">
        <w:r w:rsidRPr="4089502F" w:rsidDel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delText>, it returns</w:delText>
        </w:r>
      </w:del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User to the security manager </w:t>
      </w:r>
      <w:ins w:author="Guest User" w:date="2025-03-06T21:46:23.664Z" w:id="107553983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 xml:space="preserve">along with </w:t>
        </w:r>
      </w:ins>
      <w:del w:author="Guest User" w:date="2025-03-06T21:46:30.767Z" w:id="2109234236">
        <w:r w:rsidRPr="4089502F" w:rsidDel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delText>and returns</w:delText>
        </w:r>
      </w:del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supporting data</w:t>
      </w:r>
    </w:p>
    <w:p w:rsidR="4089502F" w:rsidP="4089502F" w:rsidRDefault="4089502F" w14:paraId="311D8EE2" w14:textId="4183A1AD">
      <w:pPr>
        <w:pStyle w:val="ListParagraph"/>
        <w:numPr>
          <w:ilvl w:val="0"/>
          <w:numId w:val="13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pPrChange w:author="Guest User" w:date="2025-03-06T21:55:24.778Z">
          <w:pPr>
            <w:pStyle w:val="ListParagraph"/>
            <w:numPr>
              <w:ilvl w:val="1"/>
              <w:numId w:val="13"/>
            </w:numPr>
            <w:shd w:val="clear" w:color="auto" w:fill="FFFFFF" w:themeFill="background1"/>
            <w:spacing w:before="200" w:beforeAutospacing="off" w:after="200" w:afterAutospacing="off"/>
          </w:pPr>
        </w:pPrChange>
      </w:pPr>
      <w:ins w:author="Guest User" w:date="2025-03-06T21:55:40.685Z" w:id="2017840879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 xml:space="preserve">Security Manager follows MM Business </w:t>
        </w:r>
      </w:ins>
      <w:ins w:author="Guest User" w:date="2025-03-06T21:56:31.08Z" w:id="2102790377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protocol for manual identity verification</w:t>
        </w:r>
      </w:ins>
    </w:p>
    <w:p xmlns:wp14="http://schemas.microsoft.com/office/word/2010/wordml" w:rsidP="4089502F" wp14:paraId="008CCF3B" wp14:textId="0D011CE4">
      <w:pPr>
        <w:pStyle w:val="ListParagraph"/>
        <w:spacing w:before="0" w:beforeAutospacing="off" w:after="0" w:afterAutospacing="off" w:line="300" w:lineRule="auto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4F211465" wp14:textId="10532C7E">
      <w:pPr>
        <w:spacing w:before="240" w:after="240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4A1EB60" w:rsidR="3BAE6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Post-Condition:</w:t>
      </w:r>
    </w:p>
    <w:p xmlns:wp14="http://schemas.microsoft.com/office/word/2010/wordml" w:rsidP="4089502F" wp14:paraId="1AD2A14B" wp14:textId="15AAE37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ins w:author="Guest User" w:date="2025-03-06T21:57:54.792Z" w16du:dateUtc="2025-03-06T21:57:54.792Z" w:id="757938141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user is denied access to 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proceed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the chat due to failed verification</w:t>
      </w:r>
      <w:ins w:author="Guest User" w:date="2025-03-06T21:57:33.35Z" w:id="1557278274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and is referred to Security Manager for disposition</w:t>
        </w:r>
      </w:ins>
    </w:p>
    <w:p xmlns:wp14="http://schemas.microsoft.com/office/word/2010/wordml" w:rsidP="4089502F" wp14:paraId="0DE13084" wp14:textId="3606522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del w:author="Guest User" w:date="2025-03-06T22:01:38.716Z" w16du:dateUtc="2025-03-06T22:01:38.716Z" w:id="1068871204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pPrChange w:author="Guest User" w:date="2025-03-06T21:57:55.247Z">
          <w:pPr>
            <w:pStyle w:val="ListParagraph"/>
            <w:numPr>
              <w:ilvl w:val="0"/>
              <w:numId w:val="9"/>
            </w:numPr>
            <w:spacing w:before="0" w:beforeAutospacing="off" w:after="0" w:afterAutospacing="off"/>
          </w:pPr>
        </w:pPrChange>
      </w:pPr>
      <w:ins w:author="Guest User" w:date="2025-03-06T21:57:59.785Z" w:id="384093207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If </w:t>
        </w:r>
      </w:ins>
      <w:ins w:author="Guest User" w:date="2025-03-06T21:58:40.687Z" w:id="1968456725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identity is verified by the security manager</w:t>
        </w:r>
      </w:ins>
      <w:ins w:author="Guest User" w:date="2025-03-06T21:59:49.881Z" w:id="1148116592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, he/she returns the User back to the Agent for service request follow up</w:t>
        </w:r>
      </w:ins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ins w:author="Guest User" w:date="2025-03-06T21:59:53.837Z" w:id="164652966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</w:t>
        </w:r>
      </w:ins>
      <w:ins w:author="Guest User" w:date="2025-03-06T22:00:25.602Z" w:id="1870269289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 The incident is logged, including </w:t>
        </w:r>
      </w:ins>
      <w:ins w:author="Guest User" w:date="2025-03-06T22:01:26.382Z" w:id="1623360440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Manager Identity credentials and authorization to </w:t>
        </w:r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proceed</w:t>
        </w:r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.</w:t>
        </w:r>
      </w:ins>
    </w:p>
    <w:p xmlns:wp14="http://schemas.microsoft.com/office/word/2010/wordml" w:rsidP="4089502F" wp14:paraId="73362667" wp14:textId="3D4D6CFD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pPrChange w:author="Guest User" w:date="2025-03-06T22:01:50.299Z">
          <w:pPr>
            <w:pStyle w:val="ListParagraph"/>
            <w:numPr>
              <w:ilvl w:val="0"/>
              <w:numId w:val="9"/>
            </w:numPr>
            <w:spacing w:before="0" w:beforeAutospacing="off" w:after="0" w:afterAutospacing="off"/>
          </w:pPr>
        </w:pPrChange>
      </w:pPr>
      <w:ins w:author="Guest User" w:date="2025-03-06T22:01:59.901Z" w:id="1637893971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If S</w:t>
        </w:r>
      </w:ins>
      <w:ins w:author="Guest User" w:date="2025-03-06T22:02:26.999Z" w:id="91316911"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ecurity Manager cannot verify the User </w:t>
        </w:r>
        <w:r w:rsidRPr="4089502F" w:rsidR="4089502F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 xml:space="preserve">Identity, </w:t>
        </w:r>
      </w:ins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Security</w:t>
      </w:r>
      <w:r w:rsidRPr="4089502F" w:rsidR="408950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ensured by rejecting the verification attempt.</w:t>
      </w:r>
    </w:p>
    <w:p xmlns:wp14="http://schemas.microsoft.com/office/word/2010/wordml" w:rsidP="14A1EB60" wp14:paraId="61CDC5AA" wp14:textId="1AEA0755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A1EB60" wp14:paraId="2C078E63" wp14:textId="5E98C41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AB92429" w14:textId="7D5EA3C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183261D9" w14:textId="5D23049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306EA02D" w14:textId="666A833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41470DFD" w14:textId="4432C6D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36466793" w14:textId="278DFF4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7A8A0FF2" w14:textId="1F61B1B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FA485AA" w14:textId="5AC9804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71E9B79F" w14:textId="350AF5A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5FF6B0E" w14:textId="42DFB0A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EFD5A1C" w14:textId="265A0B7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3EABAD9" w14:textId="346F762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6499970C" w14:textId="18E6501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D0E0AA6" w14:textId="463350F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42674CC3" w14:textId="02865B2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EC258E5" w14:textId="308E6F8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051642E8" w14:textId="501F372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C1AA29E" w14:textId="06B54D6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6C8CF63F" w14:textId="7809D6F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4FD265B" w14:textId="1FF05A0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3B8F84B" w14:textId="0FE9A33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79052568" w14:textId="62281D7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3D129922" w14:textId="24989E3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0CF60CAE" w14:textId="560A7DE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1E489A1" w14:textId="1A15B3E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45395315" w14:textId="46C2116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02B55626" w14:textId="55C9E3D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1A8B1430" w14:textId="10A3BC5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01103425" w14:textId="579EABB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1233A4C8" w14:textId="11003D2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1D80E86D" w14:textId="6FB5A3C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64192083" w14:textId="0187452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4003A0C1" w14:textId="18323E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AD31CDF" w14:textId="79B2F872">
      <w:pPr>
        <w:pStyle w:val="ListParagraph"/>
        <w:ind w:left="720"/>
        <w:rPr>
          <w:color w:val="auto"/>
        </w:rPr>
      </w:pPr>
    </w:p>
    <w:p w:rsidR="120F7167" w:rsidP="14A1EB60" w:rsidRDefault="120F7167" w14:paraId="575393CE" w14:textId="00B14B0A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UC_AE_00</w:t>
      </w:r>
      <w:r w:rsidRPr="14A1EB60" w:rsidR="520E57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4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- User Failed </w:t>
      </w:r>
      <w:r w:rsidRPr="14A1EB60" w:rsidR="4C3188C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Enrollment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Using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BioAuth</w:t>
      </w:r>
    </w:p>
    <w:p w:rsidR="120F7167" w:rsidP="14A1EB60" w:rsidRDefault="120F7167" w14:paraId="1102D675" w14:textId="4DAA2B1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Goal:</w:t>
      </w:r>
    </w:p>
    <w:p w:rsidR="120F7167" w:rsidP="14A1EB60" w:rsidRDefault="120F7167" w14:paraId="035A3EFB" w14:textId="4285B4E8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To handle scenarios where a user's registration via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fails, ensuring proper escalation and alternative verification while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maintaining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security and user experience.</w:t>
      </w:r>
    </w:p>
    <w:p w:rsidR="120F7167" w:rsidP="14A1EB60" w:rsidRDefault="120F7167" w14:paraId="374DE417" w14:textId="66CAF0DD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Actor(s):</w:t>
      </w:r>
    </w:p>
    <w:p w:rsidR="120F7167" w:rsidP="14A1EB60" w:rsidRDefault="120F7167" w14:paraId="51B56E89" w14:textId="6DAE1483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Primary Actor: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User, Chat Agent</w:t>
      </w:r>
    </w:p>
    <w:p w:rsidR="120F7167" w:rsidP="14A1EB60" w:rsidRDefault="120F7167" w14:paraId="2CB452E5" w14:textId="7A149F58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Secondary Actor: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System, Business Security Manager</w:t>
      </w:r>
    </w:p>
    <w:p w:rsidR="120F7167" w:rsidP="14A1EB60" w:rsidRDefault="120F7167" w14:paraId="09946DEF" w14:textId="06D25DF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Pre-Conditions:</w:t>
      </w:r>
    </w:p>
    <w:p w:rsidR="193A54A1" w:rsidP="14A1EB60" w:rsidRDefault="193A54A1" w14:paraId="3DF4A488" w14:textId="1E4FE3E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93A54A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contacts the agent for service</w:t>
      </w:r>
    </w:p>
    <w:p w:rsidR="120F7167" w:rsidP="14A1EB60" w:rsidRDefault="120F7167" w14:paraId="3C39B027" w14:textId="57C9DF8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agent </w:t>
      </w: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attempts</w:t>
      </w: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to verify the user’s identity via </w:t>
      </w: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20F7167" w:rsidP="14A1EB60" w:rsidRDefault="120F7167" w14:paraId="7D0D3863" w14:textId="45A2497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provides consent for biometric enrollment.</w:t>
      </w:r>
    </w:p>
    <w:p w:rsidR="120F7167" w:rsidP="14A1EB60" w:rsidRDefault="120F7167" w14:paraId="4CE263B3" w14:textId="439B00A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agent collects and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submits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required biometric data for registration.</w:t>
      </w:r>
    </w:p>
    <w:p w:rsidR="120F7167" w:rsidP="14A1EB60" w:rsidRDefault="120F7167" w14:paraId="3A96CFBB" w14:textId="315F791F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Main Flow:</w:t>
      </w:r>
    </w:p>
    <w:p w:rsidR="120F7167" w:rsidP="14A1EB60" w:rsidRDefault="120F7167" w14:paraId="473E3449" w14:textId="3A92BE3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User Initiates Chat:</w:t>
      </w:r>
    </w:p>
    <w:p w:rsidR="120F7167" w:rsidP="14A1EB60" w:rsidRDefault="120F7167" w14:paraId="7E4A1C7A" w14:textId="721B79F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contacts the agent for service.</w:t>
      </w:r>
    </w:p>
    <w:p w:rsidR="120F7167" w:rsidP="14A1EB60" w:rsidRDefault="120F7167" w14:paraId="26F2294F" w14:textId="3613DD1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Agent Initiates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Enrollment:</w:t>
      </w:r>
    </w:p>
    <w:p w:rsidR="120F7167" w:rsidP="14A1EB60" w:rsidRDefault="120F7167" w14:paraId="73208860" w14:textId="0CEC962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agent requests user consent for biometric enrollment.</w:t>
      </w:r>
    </w:p>
    <w:p w:rsidR="120F7167" w:rsidP="14A1EB60" w:rsidRDefault="120F7167" w14:paraId="02B987DC" w14:textId="39C1024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provides consent.</w:t>
      </w:r>
    </w:p>
    <w:p w:rsidR="120F7167" w:rsidP="14A1EB60" w:rsidRDefault="120F7167" w14:paraId="0DA2EB59" w14:textId="2BBDB36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agent </w:t>
      </w:r>
      <w:ins w:author="Guest User" w:date="2025-03-06T22:07:51.843Z" w:id="1612510805"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initiated 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BioAuth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 enrolment 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process </w:t>
        </w:r>
      </w:ins>
      <w:ins w:author="Guest User" w:date="2025-03-06T22:08:39.791Z" w:id="191773979"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 (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sends links to the User to trigger 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PresentID</w:t>
        </w:r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 xml:space="preserve"> App) </w:t>
        </w:r>
      </w:ins>
      <w:del w:author="Guest User" w:date="2025-03-06T22:08:49.271Z" w:id="1334296276">
        <w:r w:rsidRPr="4089502F" w:rsidDel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delText xml:space="preserve">collects and </w:delText>
        </w:r>
        <w:r w:rsidRPr="4089502F" w:rsidDel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delText>submits</w:delText>
        </w:r>
        <w:r w:rsidRPr="4089502F" w:rsidDel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delText xml:space="preserve"> biometric data to the </w:delText>
        </w:r>
        <w:r w:rsidRPr="4089502F" w:rsidDel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delText>BioAuth</w:delText>
        </w:r>
        <w:r w:rsidRPr="4089502F" w:rsidDel="4089502F">
          <w:rPr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delText xml:space="preserve"> system</w:delText>
        </w:r>
      </w:del>
      <w:r w:rsidRPr="4089502F" w:rsidR="4089502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20F7167" w:rsidP="14A1EB60" w:rsidRDefault="120F7167" w14:paraId="4244251D" w14:textId="3027E52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Registration Process:</w:t>
      </w:r>
    </w:p>
    <w:p w:rsidR="120F7167" w:rsidP="14A1EB60" w:rsidRDefault="120F7167" w14:paraId="25DC0060" w14:textId="6086EC4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system processes the biometric data and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attempts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to register the user.</w:t>
      </w:r>
    </w:p>
    <w:p w:rsidR="120F7167" w:rsidP="14A1EB60" w:rsidRDefault="120F7167" w14:paraId="65D5804B" w14:textId="0A12A25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Registration Failure:</w:t>
      </w:r>
    </w:p>
    <w:p w:rsidR="120F7167" w:rsidP="14A1EB60" w:rsidRDefault="120F7167" w14:paraId="1F739994" w14:textId="5EAF113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system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fails to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register the user due to reasons such as: </w:t>
      </w:r>
    </w:p>
    <w:p w:rsidR="120F7167" w:rsidP="14A1EB60" w:rsidRDefault="120F7167" w14:paraId="17903DCC" w14:textId="3D44FA2B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Poor biometric data quality</w:t>
      </w:r>
    </w:p>
    <w:p w:rsidR="120F7167" w:rsidP="14A1EB60" w:rsidRDefault="120F7167" w14:paraId="1964E03A" w14:textId="17781E8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System errors or technical issues</w:t>
      </w:r>
    </w:p>
    <w:p w:rsidR="120F7167" w:rsidP="14A1EB60" w:rsidRDefault="120F7167" w14:paraId="19EEF92A" w14:textId="710CE6A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User’s biometric data not meeting the system’s threshold</w:t>
      </w:r>
    </w:p>
    <w:p w:rsidR="120F7167" w:rsidP="14A1EB60" w:rsidRDefault="120F7167" w14:paraId="235763CF" w14:textId="1120AE0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Duplicate biometric data detected in the system</w:t>
      </w:r>
    </w:p>
    <w:p w:rsidR="120F7167" w:rsidP="14A1EB60" w:rsidRDefault="120F7167" w14:paraId="1C723327" w14:textId="3083AEE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Agent Notifies User of Registration Failure:</w:t>
      </w:r>
    </w:p>
    <w:p w:rsidR="120F7167" w:rsidP="14A1EB60" w:rsidRDefault="120F7167" w14:paraId="44D1463E" w14:textId="575FFB3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agent informs the user that the biometric registration was unsuccessful.</w:t>
      </w:r>
    </w:p>
    <w:p w:rsidR="120F7167" w:rsidP="14A1EB60" w:rsidRDefault="120F7167" w14:paraId="506F5224" w14:textId="2ABFC5E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agent provides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possible reasons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for failure and guidance on next steps.</w:t>
      </w:r>
    </w:p>
    <w:p w:rsidR="120F7167" w:rsidP="14A1EB60" w:rsidRDefault="120F7167" w14:paraId="1C6BC60B" w14:textId="3EA2F9A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Escalation to Business Security Manager:</w:t>
      </w:r>
    </w:p>
    <w:p w:rsidR="120F7167" w:rsidP="14A1EB60" w:rsidRDefault="120F7167" w14:paraId="15659684" w14:textId="185908D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 the issue persists, the agent refers the user to the business security manager for further resolution.</w:t>
      </w:r>
    </w:p>
    <w:p w:rsidR="120F7167" w:rsidP="14A1EB60" w:rsidRDefault="120F7167" w14:paraId="0BED6EFB" w14:textId="2E8FC6F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Alternative Verification Method:</w:t>
      </w:r>
    </w:p>
    <w:p w:rsidR="120F7167" w:rsidP="14A1EB60" w:rsidRDefault="120F7167" w14:paraId="5F5C6D0C" w14:textId="71A4465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While the issue is being investigated, the agent offers an alternative verification method (e.g., 2FA, SMS, OTP authentication) to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validate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user’s identity.</w:t>
      </w:r>
    </w:p>
    <w:p w:rsidR="120F7167" w:rsidP="14A1EB60" w:rsidRDefault="120F7167" w14:paraId="40F3288C" w14:textId="490B8B2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Successful Alternative Verification:</w:t>
      </w:r>
    </w:p>
    <w:p w:rsidR="120F7167" w:rsidP="14A1EB60" w:rsidRDefault="120F7167" w14:paraId="00F65B20" w14:textId="65F002E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If the user successfully verifies their identity via an alternative method, the agent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proceeds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with providing the requested services.</w:t>
      </w:r>
    </w:p>
    <w:p w:rsidR="120F7167" w:rsidP="14A1EB60" w:rsidRDefault="120F7167" w14:paraId="7EEA4F6B" w14:textId="3BEB165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system logs the alternative verification attempt.</w:t>
      </w:r>
    </w:p>
    <w:p w:rsidR="120F7167" w:rsidP="14A1EB60" w:rsidRDefault="120F7167" w14:paraId="3B75FC34" w14:textId="51D0B7D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Failed Alternative Verification:</w:t>
      </w:r>
    </w:p>
    <w:p w:rsidR="120F7167" w:rsidP="14A1EB60" w:rsidRDefault="120F7167" w14:paraId="11D9BF5B" w14:textId="7B132CF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 the user is unable to verify their identity through alternative methods, access to services is denied.</w:t>
      </w:r>
    </w:p>
    <w:p w:rsidR="120F7167" w:rsidP="14A1EB60" w:rsidRDefault="120F7167" w14:paraId="0A19D277" w14:textId="3F806E7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case is escalated for further investigation.</w:t>
      </w:r>
    </w:p>
    <w:p w:rsidR="120F7167" w:rsidP="14A1EB60" w:rsidRDefault="120F7167" w14:paraId="78DA41DD" w14:textId="16C96B6B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Post-Conditions:</w:t>
      </w:r>
    </w:p>
    <w:p w:rsidR="120F7167" w:rsidP="14A1EB60" w:rsidRDefault="120F7167" w14:paraId="64D71055" w14:textId="2CE6615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Successful Alternative Verification:</w:t>
      </w:r>
    </w:p>
    <w:p w:rsidR="120F7167" w:rsidP="14A1EB60" w:rsidRDefault="120F7167" w14:paraId="1989AE47" w14:textId="7C37F09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user is authenticated via an alternative method.</w:t>
      </w:r>
    </w:p>
    <w:p w:rsidR="120F7167" w:rsidP="14A1EB60" w:rsidRDefault="120F7167" w14:paraId="0292C06A" w14:textId="12EDBD3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requested service is provided.</w:t>
      </w:r>
    </w:p>
    <w:p w:rsidR="120F7167" w:rsidP="14A1EB60" w:rsidRDefault="120F7167" w14:paraId="24685266" w14:textId="0DE3344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failed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registration is logged for review.</w:t>
      </w:r>
    </w:p>
    <w:p w:rsidR="120F7167" w:rsidP="14A1EB60" w:rsidRDefault="120F7167" w14:paraId="4F2426D1" w14:textId="67BC50C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Escalation for Further Investigation:</w:t>
      </w:r>
    </w:p>
    <w:p w:rsidR="120F7167" w:rsidP="14A1EB60" w:rsidRDefault="120F7167" w14:paraId="1D8D25CF" w14:textId="7290B1D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If both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BioAuth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registration and alternative verification fail, the case is escalated to the business security manager.</w:t>
      </w:r>
    </w:p>
    <w:p w:rsidR="120F7167" w:rsidP="14A1EB60" w:rsidRDefault="120F7167" w14:paraId="388FFC36" w14:textId="69CEBBC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user is guided on </w:t>
      </w:r>
      <w:r w:rsidRPr="14A1EB60" w:rsidR="2109AD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next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steps to resolve the issue.</w:t>
      </w:r>
    </w:p>
    <w:p w:rsidR="120F7167" w:rsidP="14A1EB60" w:rsidRDefault="120F7167" w14:paraId="40C38431" w14:textId="4C8232E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Security &amp; Compliance:</w:t>
      </w:r>
    </w:p>
    <w:p w:rsidR="120F7167" w:rsidP="14A1EB60" w:rsidRDefault="120F7167" w14:paraId="61753C1A" w14:textId="5606C8C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system 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maintains</w:t>
      </w: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robust security protocols, preventing unauthorized access.</w:t>
      </w:r>
    </w:p>
    <w:p w:rsidR="120F7167" w:rsidP="14A1EB60" w:rsidRDefault="120F7167" w14:paraId="5AF7D438" w14:textId="4441D87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4A1EB60" w:rsidR="120F716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 records are updated with the verification outcome for future reference.</w:t>
      </w:r>
    </w:p>
    <w:p w:rsidR="14A1EB60" w:rsidP="14A1EB60" w:rsidRDefault="14A1EB60" w14:paraId="4EC52777" w14:textId="44EBDC38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3D46FB9E" w14:textId="114E7A98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6D9C4A0A" w14:textId="45CD109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73CC850" w14:textId="59AA7C91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4C8F813C" w14:textId="5F4F9B25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1705E697" w14:textId="6CA97BEA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5A1A1CE4" w14:textId="11C25107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3F5596F4" w14:textId="06363FF4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5A25EE43" w:rsidP="14A1EB60" w:rsidRDefault="5A25EE43" w14:paraId="5C94EB99" w14:textId="0297D799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UC_AE_005 - Agent Reports</w:t>
      </w:r>
    </w:p>
    <w:p w:rsidR="5A25EE43" w:rsidP="14A1EB60" w:rsidRDefault="5A25EE43" w14:paraId="591DF82C" w14:textId="628E0F4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Goal:</w:t>
      </w:r>
    </w:p>
    <w:p w:rsidR="5A25EE43" w:rsidP="14A1EB60" w:rsidRDefault="5A25EE43" w14:paraId="62CE5A05" w14:textId="45BC716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To provide agents with access to a user’s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history within configurable date ranges for analysis, fraud detection, and troubleshooting user authentication issues.</w:t>
      </w:r>
    </w:p>
    <w:p w:rsidR="5A25EE43" w:rsidP="14A1EB60" w:rsidRDefault="5A25EE43" w14:paraId="46AC2E35" w14:textId="5650DCE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Actor(s):</w:t>
      </w:r>
    </w:p>
    <w:p w:rsidR="5A25EE43" w:rsidP="14A1EB60" w:rsidRDefault="5A25EE43" w14:paraId="3C9E2D8F" w14:textId="41143BC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Primary Actor: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Agent</w:t>
      </w:r>
    </w:p>
    <w:p w:rsidR="5A25EE43" w:rsidP="14A1EB60" w:rsidRDefault="5A25EE43" w14:paraId="522C9CE5" w14:textId="5218C71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Secondary Actor: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System</w:t>
      </w:r>
    </w:p>
    <w:p w:rsidR="5A25EE43" w:rsidP="14A1EB60" w:rsidRDefault="5A25EE43" w14:paraId="29041134" w14:textId="7345B78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Pre-Conditions:</w:t>
      </w:r>
    </w:p>
    <w:p w:rsidR="5A25EE43" w:rsidP="14A1EB60" w:rsidRDefault="5A25EE43" w14:paraId="4125834D" w14:textId="2067C3C2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stores comprehensive logs of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verifications, including:</w:t>
      </w:r>
    </w:p>
    <w:p w:rsidR="5A25EE43" w:rsidP="14A1EB60" w:rsidRDefault="5A25EE43" w14:paraId="2203F88A" w14:textId="58E0F275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Timestamps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(date and time of verification attempts)</w:t>
      </w:r>
    </w:p>
    <w:p w:rsidR="5A25EE43" w:rsidP="14A1EB60" w:rsidRDefault="5A25EE43" w14:paraId="324BE16C" w14:textId="5D1B7B22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Verification Type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(biometric or identifier-based)</w:t>
      </w:r>
    </w:p>
    <w:p w:rsidR="5A25EE43" w:rsidP="14A1EB60" w:rsidRDefault="5A25EE43" w14:paraId="1A945865" w14:textId="0F2AD583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Status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(success or failure)</w:t>
      </w:r>
    </w:p>
    <w:p w:rsidR="5A25EE43" w:rsidP="14A1EB60" w:rsidRDefault="5A25EE43" w14:paraId="3ABB7349" w14:textId="3362115B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Failure Reason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(if applicable)</w:t>
      </w:r>
    </w:p>
    <w:p w:rsidR="5A25EE43" w:rsidP="14A1EB60" w:rsidRDefault="5A25EE43" w14:paraId="5EA15E8B" w14:textId="18983C63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 Taken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(duration of the verification process)</w:t>
      </w:r>
    </w:p>
    <w:p w:rsidR="5A25EE43" w:rsidP="14A1EB60" w:rsidRDefault="5A25EE43" w14:paraId="4FC7FB1F" w14:textId="1BEF99FC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App Version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(version used during verification)</w:t>
      </w:r>
    </w:p>
    <w:p w:rsidR="5A25EE43" w:rsidP="14A1EB60" w:rsidRDefault="5A25EE43" w14:paraId="60688FA7" w14:textId="5673E918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Device Details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(type/model of the device used)</w:t>
      </w:r>
    </w:p>
    <w:p w:rsidR="5A25EE43" w:rsidP="14A1EB60" w:rsidRDefault="5A25EE43" w14:paraId="6DBC19AA" w14:textId="5F30BC25">
      <w:pPr>
        <w:pStyle w:val="ListParagraph"/>
        <w:numPr>
          <w:ilvl w:val="1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 ID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(which agent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assisted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verification)</w:t>
      </w:r>
    </w:p>
    <w:p w:rsidR="5A25EE43" w:rsidP="14A1EB60" w:rsidRDefault="5A25EE43" w14:paraId="1B26BDE8" w14:textId="7D6AF3A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agent has the necessary permissions to access and view reports.</w:t>
      </w:r>
    </w:p>
    <w:p w:rsidR="5A25EE43" w:rsidP="4089502F" w:rsidRDefault="5A25EE43" w14:paraId="28E31393" w14:textId="1BBEB23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ins w:author="Guest User" w:date="2025-03-06T22:11:47.125Z" w16du:dateUtc="2025-03-06T22:11:47.125Z" w:id="804481982"/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has stored data for the requested time periods (12, 6, 3, or 1 month).</w:t>
      </w:r>
    </w:p>
    <w:p w:rsidR="4089502F" w:rsidP="4089502F" w:rsidRDefault="4089502F" w14:paraId="7BACA59C" w14:textId="6466AC8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ins w:author="Guest User" w:date="2025-03-06T22:11:59.969Z" w:id="2128133066"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i w:val="0"/>
            <w:iCs w:val="0"/>
            <w:noProof w:val="0"/>
            <w:color w:val="auto"/>
            <w:sz w:val="24"/>
            <w:szCs w:val="24"/>
            <w:lang w:val="en-US"/>
          </w:rPr>
          <w:t>The actual biometrics data a</w:t>
        </w:r>
      </w:ins>
      <w:ins w:author="Guest User" w:date="2025-03-06T22:12:54.769Z" w:id="314992440"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i w:val="0"/>
            <w:iCs w:val="0"/>
            <w:noProof w:val="0"/>
            <w:color w:val="auto"/>
            <w:sz w:val="24"/>
            <w:szCs w:val="24"/>
            <w:lang w:val="en-US"/>
          </w:rPr>
          <w:t>ssociated with the End User is encrypted and never exposed to the agent or</w:t>
        </w:r>
      </w:ins>
      <w:ins w:author="Guest User" w:date="2025-03-06T22:13:51.175Z" w:id="338537751">
        <w:r w:rsidRPr="4089502F" w:rsidR="4089502F">
          <w:rPr>
            <w:rFonts w:ascii="Aptos" w:hAnsi="Aptos" w:eastAsia="Aptos" w:cs="Aptos" w:asciiTheme="minorAscii" w:hAnsiTheme="minorAscii" w:eastAsiaTheme="minorAscii" w:cstheme="minorAscii"/>
            <w:i w:val="0"/>
            <w:iCs w:val="0"/>
            <w:noProof w:val="0"/>
            <w:color w:val="auto"/>
            <w:sz w:val="24"/>
            <w:szCs w:val="24"/>
            <w:lang w:val="en-US"/>
          </w:rPr>
          <w:t xml:space="preserve"> any other third party, other than system administrator with proper permissions.</w:t>
        </w:r>
      </w:ins>
    </w:p>
    <w:p w:rsidR="14A1EB60" w:rsidP="14A1EB60" w:rsidRDefault="14A1EB60" w14:paraId="362CFD75" w14:textId="30AA903B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5A25EE43" w:rsidP="14A1EB60" w:rsidRDefault="5A25EE43" w14:paraId="342429FF" w14:textId="2B6ACDE3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Main Flow:</w:t>
      </w:r>
    </w:p>
    <w:p w:rsidR="5A25EE43" w:rsidP="14A1EB60" w:rsidRDefault="5A25EE43" w14:paraId="5A7E2025" w14:textId="75210F97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 Agent Accesses Reports:</w:t>
      </w:r>
    </w:p>
    <w:p w:rsidR="5A25EE43" w:rsidP="14A1EB60" w:rsidRDefault="5A25EE43" w14:paraId="631E0B80" w14:textId="0F4F198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navigates to the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 Reports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section.</w:t>
      </w:r>
    </w:p>
    <w:p w:rsidR="5A25EE43" w:rsidP="14A1EB60" w:rsidRDefault="5A25EE43" w14:paraId="2DA3711C" w14:textId="39418D6D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2. Agent Selects User &amp; Date Range:</w:t>
      </w:r>
    </w:p>
    <w:p w:rsidR="5A25EE43" w:rsidP="14A1EB60" w:rsidRDefault="5A25EE43" w14:paraId="7224F8B6" w14:textId="7291347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enters a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specific user identifier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(e.g., user ID or email).</w:t>
      </w:r>
    </w:p>
    <w:p w:rsidR="5A25EE43" w:rsidP="14A1EB60" w:rsidRDefault="5A25EE43" w14:paraId="45B1B2E3" w14:textId="418921F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selects a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date range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(12 months, 6 months, 3 months, or 1 month).</w:t>
      </w:r>
    </w:p>
    <w:p w:rsidR="5A25EE43" w:rsidP="14A1EB60" w:rsidRDefault="5A25EE43" w14:paraId="6A296830" w14:textId="72EF37A5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3. System Fetches User’s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History:</w:t>
      </w:r>
    </w:p>
    <w:p w:rsidR="5A25EE43" w:rsidP="14A1EB60" w:rsidRDefault="5A25EE43" w14:paraId="1B80AD04" w14:textId="4202662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retrieves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all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attempts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the specified user within the selected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time frame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.</w:t>
      </w:r>
    </w:p>
    <w:p w:rsidR="5A25EE43" w:rsidP="14A1EB60" w:rsidRDefault="5A25EE43" w14:paraId="2E40A22E" w14:textId="103934A4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 Report Display:</w:t>
      </w:r>
    </w:p>
    <w:p w:rsidR="5A25EE43" w:rsidP="14A1EB60" w:rsidRDefault="5A25EE43" w14:paraId="3A107302" w14:textId="16FC70D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system presents a detailed table or dashboard with the following fields:</w:t>
      </w:r>
    </w:p>
    <w:p w:rsidR="5A25EE43" w:rsidP="14A1EB60" w:rsidRDefault="5A25EE43" w14:paraId="30AAF505" w14:textId="12FCC59F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Timestamp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(date and time of each attempt)</w:t>
      </w:r>
    </w:p>
    <w:p w:rsidR="5A25EE43" w:rsidP="14A1EB60" w:rsidRDefault="5A25EE43" w14:paraId="3A2C1171" w14:textId="1FD48024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Verification Type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(Biometric or Identifier-based)</w:t>
      </w:r>
    </w:p>
    <w:p w:rsidR="5A25EE43" w:rsidP="14A1EB60" w:rsidRDefault="5A25EE43" w14:paraId="626FB4C7" w14:textId="67B54C8E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Status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(Successful/Failed)</w:t>
      </w:r>
    </w:p>
    <w:p w:rsidR="5A25EE43" w:rsidP="14A1EB60" w:rsidRDefault="5A25EE43" w14:paraId="2B728463" w14:textId="065C7D0C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Failure Reason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(e.g., biometric mismatch, system error, expired session)</w:t>
      </w:r>
    </w:p>
    <w:p w:rsidR="5A25EE43" w:rsidP="14A1EB60" w:rsidRDefault="5A25EE43" w14:paraId="7BD1354B" w14:textId="16C98B31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 Taken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(duration of each verification attempt)</w:t>
      </w:r>
    </w:p>
    <w:p w:rsidR="5A25EE43" w:rsidP="14A1EB60" w:rsidRDefault="5A25EE43" w14:paraId="431F73D7" w14:textId="51994FE8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App Version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(used during verification)</w:t>
      </w:r>
    </w:p>
    <w:p w:rsidR="5A25EE43" w:rsidP="7F011997" w:rsidRDefault="5A25EE43" w14:paraId="39293EAC" w14:textId="4B0E6521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F011997" w:rsidR="092D21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Browser </w:t>
      </w:r>
      <w:r w:rsidRPr="7F011997" w:rsidR="092D21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Details</w:t>
      </w:r>
      <w:r w:rsidRPr="7F011997" w:rsidR="092D21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(</w:t>
      </w:r>
      <w:r w:rsidRPr="7F011997" w:rsidR="092D21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 xml:space="preserve">Chrome, Internet Explorer, </w:t>
      </w:r>
      <w:r w:rsidRPr="7F011997" w:rsidR="092D21F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lang w:val="en-US"/>
        </w:rPr>
        <w:t>Edge)</w:t>
      </w:r>
    </w:p>
    <w:p w:rsidR="5A25EE43" w:rsidP="7F011997" w:rsidRDefault="5A25EE43" w14:paraId="66F5523A" w14:textId="62B3646F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7F011997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</w:t>
      </w:r>
      <w:r w:rsidRPr="7F011997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ID</w:t>
      </w:r>
      <w:r w:rsidRPr="7F011997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(which agent handled the attempt)</w:t>
      </w:r>
    </w:p>
    <w:p w:rsidR="5A25EE43" w:rsidP="14A1EB60" w:rsidRDefault="5A25EE43" w14:paraId="7E659ED9" w14:textId="613AF325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5. Fraud Detection &amp; User Behavior Analysis:</w:t>
      </w:r>
    </w:p>
    <w:p w:rsidR="5A25EE43" w:rsidP="14A1EB60" w:rsidRDefault="5A25EE43" w14:paraId="0941A023" w14:textId="24FE9E46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identifies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anomalies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such as:</w:t>
      </w:r>
    </w:p>
    <w:p w:rsidR="5A25EE43" w:rsidP="14A1EB60" w:rsidRDefault="5A25EE43" w14:paraId="71B0490C" w14:textId="062FF17A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Multiple failed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attempts across different agents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,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indicating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potential fraud.</w:t>
      </w:r>
    </w:p>
    <w:p w:rsidR="5A25EE43" w:rsidP="4089502F" w:rsidRDefault="5A25EE43" w14:paraId="1C2A8861" w14:textId="6A746B58">
      <w:pPr>
        <w:pStyle w:val="ListParagraph"/>
        <w:numPr>
          <w:ilvl w:val="1"/>
          <w:numId w:val="4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4089502F" w:rsidR="4089502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highlight w:val="yellow"/>
          <w:lang w:val="en-US"/>
          <w:rPrChange w:author="Guest User" w:date="2025-03-06T22:15:48.315Z" w:id="580453547">
            <w:rPr>
              <w:rFonts w:ascii="Aptos" w:hAnsi="Aptos" w:eastAsia="Aptos" w:cs="Aptos" w:asciiTheme="minorAscii" w:hAnsiTheme="minorAscii" w:eastAsiaTheme="minorAscii" w:cstheme="minorAscii"/>
              <w:b w:val="1"/>
              <w:bCs w:val="1"/>
              <w:i w:val="0"/>
              <w:iCs w:val="0"/>
              <w:noProof w:val="0"/>
              <w:color w:val="auto"/>
              <w:sz w:val="24"/>
              <w:szCs w:val="24"/>
              <w:lang w:val="en-US"/>
            </w:rPr>
          </w:rPrChange>
        </w:rPr>
        <w:t>Repeated failed attempts with the same agent</w:t>
      </w:r>
      <w:r w:rsidRPr="4089502F" w:rsidR="4089502F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highlight w:val="yellow"/>
          <w:lang w:val="en-US"/>
          <w:rPrChange w:author="Guest User" w:date="2025-03-06T22:15:48.316Z" w:id="175754354">
            <w:rPr>
              <w:rFonts w:ascii="Aptos" w:hAnsi="Aptos" w:eastAsia="Aptos" w:cs="Aptos" w:asciiTheme="minorAscii" w:hAnsiTheme="minorAscii" w:eastAsiaTheme="minorAscii" w:cstheme="minorAscii"/>
              <w:i w:val="0"/>
              <w:iCs w:val="0"/>
              <w:noProof w:val="0"/>
              <w:color w:val="auto"/>
              <w:sz w:val="24"/>
              <w:szCs w:val="24"/>
              <w:lang w:val="en-US"/>
            </w:rPr>
          </w:rPrChange>
        </w:rPr>
        <w:t>, suggesting the user is not using the tool correctly.</w:t>
      </w:r>
    </w:p>
    <w:p w:rsidR="5A25EE43" w:rsidP="14A1EB60" w:rsidRDefault="5A25EE43" w14:paraId="7B6AD902" w14:textId="56CBA77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allows the agent to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view failure reasons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diagnose and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assist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user in correcting authentication issues.</w:t>
      </w:r>
    </w:p>
    <w:p w:rsidR="5A25EE43" w:rsidP="14A1EB60" w:rsidRDefault="5A25EE43" w14:paraId="0FFAAFF5" w14:textId="60D78E23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6. Filtering &amp; Sorting:</w:t>
      </w:r>
    </w:p>
    <w:p w:rsidR="5A25EE43" w:rsidP="14A1EB60" w:rsidRDefault="5A25EE43" w14:paraId="1CBD4BF3" w14:textId="32CA381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can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filter/sort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records by:</w:t>
      </w:r>
    </w:p>
    <w:p w:rsidR="5A25EE43" w:rsidP="14A1EB60" w:rsidRDefault="5A25EE43" w14:paraId="1BD0EDD2" w14:textId="227C7C37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Timestamp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(recent attempts first)</w:t>
      </w:r>
    </w:p>
    <w:p w:rsidR="5A25EE43" w:rsidP="14A1EB60" w:rsidRDefault="5A25EE43" w14:paraId="08EFC806" w14:textId="6DD27F44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Status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(failed attempts first)</w:t>
      </w:r>
    </w:p>
    <w:p w:rsidR="5A25EE43" w:rsidP="14A1EB60" w:rsidRDefault="5A25EE43" w14:paraId="601EE4C4" w14:textId="3824AF6D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Failure Reason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(to troubleshoot common issues)</w:t>
      </w:r>
    </w:p>
    <w:p w:rsidR="5A25EE43" w:rsidP="14A1EB60" w:rsidRDefault="5A25EE43" w14:paraId="5BB9E641" w14:textId="01AEED43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Agent ID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(to detect multiple agent involvement)</w:t>
      </w:r>
    </w:p>
    <w:p w:rsidR="5A25EE43" w:rsidP="14A1EB60" w:rsidRDefault="5A25EE43" w14:paraId="600EA4EF" w14:textId="0D1146A6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7. Exporting Report:</w:t>
      </w:r>
    </w:p>
    <w:p w:rsidR="5A25EE43" w:rsidP="14A1EB60" w:rsidRDefault="5A25EE43" w14:paraId="5079A1E7" w14:textId="08D594B8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has the option to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export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the report in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CSV or PDF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format for offline analysis or sharing with security teams.</w:t>
      </w:r>
    </w:p>
    <w:p w:rsidR="5A25EE43" w:rsidP="14A1EB60" w:rsidRDefault="5A25EE43" w14:paraId="77E129B2" w14:textId="6FD0FA6E">
      <w:pPr>
        <w:pStyle w:val="Heading4"/>
        <w:spacing w:before="319" w:beforeAutospacing="off" w:after="31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8. Further Investigation or Action:</w:t>
      </w:r>
    </w:p>
    <w:p w:rsidR="5A25EE43" w:rsidP="14A1EB60" w:rsidRDefault="5A25EE43" w14:paraId="2C7C83D7" w14:textId="5789DCD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agent may:</w:t>
      </w:r>
    </w:p>
    <w:p w:rsidR="5A25EE43" w:rsidP="14A1EB60" w:rsidRDefault="5A25EE43" w14:paraId="6B495C5F" w14:textId="1A84A46C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Flag suspicious activity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security review.</w:t>
      </w:r>
    </w:p>
    <w:p w:rsidR="5A25EE43" w:rsidP="14A1EB60" w:rsidRDefault="5A25EE43" w14:paraId="5398E29E" w14:textId="29DFB5CF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Contact the user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guide them on proper authentication methods.</w:t>
      </w:r>
    </w:p>
    <w:p w:rsidR="5A25EE43" w:rsidP="14A1EB60" w:rsidRDefault="5A25EE43" w14:paraId="3013AB6F" w14:textId="1A7E11C0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Escalate cases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where fraud is suspected or repeated failures occur.</w:t>
      </w:r>
    </w:p>
    <w:p w:rsidR="14A1EB60" w:rsidP="14A1EB60" w:rsidRDefault="14A1EB60" w14:paraId="11A232AD" w14:textId="24F6F05F">
      <w:pPr>
        <w:rPr>
          <w:rFonts w:ascii="Aptos" w:hAnsi="Aptos" w:eastAsia="Aptos" w:cs="Aptos" w:asciiTheme="minorAscii" w:hAnsiTheme="minorAscii" w:eastAsiaTheme="minorAscii" w:cstheme="minorAscii"/>
          <w:i w:val="0"/>
          <w:iCs w:val="0"/>
          <w:color w:val="auto"/>
          <w:sz w:val="24"/>
          <w:szCs w:val="24"/>
        </w:rPr>
      </w:pPr>
    </w:p>
    <w:p w:rsidR="5A25EE43" w:rsidP="14A1EB60" w:rsidRDefault="5A25EE43" w14:paraId="0DDDF2A5" w14:textId="356B0E3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Post-Conditions:</w:t>
      </w:r>
    </w:p>
    <w:p w:rsidR="5A25EE43" w:rsidP="14A1EB60" w:rsidRDefault="5A25EE43" w14:paraId="102FA52A" w14:textId="577CC2D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successfully views the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user’s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BioAuth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 verification history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 the selected time range.</w:t>
      </w:r>
    </w:p>
    <w:p w:rsidR="5A25EE43" w:rsidP="14A1EB60" w:rsidRDefault="5A25EE43" w14:paraId="72A209A3" w14:textId="25226E2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agent can export the report in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CSV or PDF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format.</w:t>
      </w:r>
    </w:p>
    <w:p w:rsidR="5A25EE43" w:rsidP="14A1EB60" w:rsidRDefault="5A25EE43" w14:paraId="1D0DF12F" w14:textId="1CC6901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The system updates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logs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in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real-time or at regular intervals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to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maintain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accuracy.</w:t>
      </w:r>
    </w:p>
    <w:p w:rsidR="5A25EE43" w:rsidP="14A1EB60" w:rsidRDefault="5A25EE43" w14:paraId="1847466E" w14:textId="0C308EB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The agent gains insights into:</w:t>
      </w:r>
    </w:p>
    <w:p w:rsidR="5A25EE43" w:rsidP="14A1EB60" w:rsidRDefault="5A25EE43" w14:paraId="64F0A4B3" w14:textId="28E3E57B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Potential fraud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(multiple attempts across agents).</w:t>
      </w:r>
    </w:p>
    <w:p w:rsidR="5A25EE43" w:rsidP="14A1EB60" w:rsidRDefault="5A25EE43" w14:paraId="25CB6A70" w14:textId="3826AA51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User errors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(repeated failures with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clear reasons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).</w:t>
      </w:r>
    </w:p>
    <w:p w:rsidR="5A25EE43" w:rsidP="14A1EB60" w:rsidRDefault="5A25EE43" w14:paraId="35924CA7" w14:textId="43A84D14">
      <w:pPr>
        <w:pStyle w:val="ListParagraph"/>
        <w:numPr>
          <w:ilvl w:val="1"/>
          <w:numId w:val="5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</w:pPr>
      <w:r w:rsidRPr="14A1EB60" w:rsidR="5A25EE4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System issues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(if failure reasons 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>indicate</w:t>
      </w:r>
      <w:r w:rsidRPr="14A1EB60" w:rsidR="5A25EE43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auto"/>
          <w:sz w:val="24"/>
          <w:szCs w:val="24"/>
          <w:lang w:val="en-US"/>
        </w:rPr>
        <w:t xml:space="preserve"> technical errors).</w:t>
      </w:r>
    </w:p>
    <w:p w:rsidR="14A1EB60" w:rsidP="14A1EB60" w:rsidRDefault="14A1EB60" w14:paraId="17B5F822" w14:textId="3B9EB5C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14A1EB60" w:rsidP="14A1EB60" w:rsidRDefault="14A1EB60" w14:paraId="29D0C2D4" w14:textId="5D0A5461">
      <w:pPr>
        <w:pStyle w:val="ListParagraph"/>
        <w:ind w:left="720"/>
        <w:rPr>
          <w:color w:val="auto"/>
        </w:rPr>
      </w:pPr>
    </w:p>
    <w:p w:rsidR="14A1EB60" w:rsidP="14A1EB60" w:rsidRDefault="14A1EB60" w14:paraId="50341DD1" w14:textId="3ACD1AF6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5-03-06T15:37:41" w:id="1311309073">
    <w:p xmlns:w14="http://schemas.microsoft.com/office/word/2010/wordml" xmlns:w="http://schemas.openxmlformats.org/wordprocessingml/2006/main" w:rsidR="6DF4B753" w:rsidRDefault="638EB7B8" w14:paraId="2714DC75" w14:textId="7A12F9E8">
      <w:pPr>
        <w:pStyle w:val="CommentText"/>
      </w:pPr>
      <w:r>
        <w:rPr>
          <w:rStyle w:val="CommentReference"/>
        </w:rPr>
        <w:annotationRef/>
      </w:r>
      <w:r w:rsidRPr="05A328B8" w:rsidR="188EF130">
        <w:t>Assuming this use-case is meant to represent the initial biometric enrolment. If that is the case, the BioAuth enrolment process requires sending the user a link via mobile or email.</w:t>
      </w:r>
    </w:p>
    <w:p xmlns:w14="http://schemas.microsoft.com/office/word/2010/wordml" xmlns:w="http://schemas.openxmlformats.org/wordprocessingml/2006/main" w:rsidR="3A142B38" w:rsidRDefault="7C1C0328" w14:paraId="5A172290" w14:textId="5A781939">
      <w:pPr>
        <w:pStyle w:val="CommentText"/>
      </w:pPr>
    </w:p>
    <w:p xmlns:w14="http://schemas.microsoft.com/office/word/2010/wordml" xmlns:w="http://schemas.openxmlformats.org/wordprocessingml/2006/main" w:rsidR="7DAB126C" w:rsidRDefault="0A266EF8" w14:paraId="0A890C21" w14:textId="45189865">
      <w:pPr>
        <w:pStyle w:val="CommentText"/>
      </w:pPr>
      <w:r w:rsidRPr="37DB82AF" w:rsidR="41FD3D59">
        <w:t>Pls verify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890C2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994ED0" w16cex:dateUtc="2025-03-06T21:37:41.95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890C21" w16cid:durableId="54994E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6cdcf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35b5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5229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32d4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d4af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42a5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cbc3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8b1b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ac1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8f5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25fc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1f92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eb0cb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4e6fd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2da6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be2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e4166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0f7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671d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c6281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d24b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af9a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7bd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87df2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3afa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12a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e82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072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e59f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2cd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3e7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a5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1d1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d456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9bea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bfc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7d1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670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d709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28b3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1e6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ca9a4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0902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8">
    <w:nsid w:val="329343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f55bc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78fa8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5ec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2bd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bf4fa2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a8557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1e2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AD" w15:userId="S::urn:spo:anon#d78a2c45481941f10759c2f1bbc8736ee5fab40ac69ee26be5105ec3927a624e::"/>
  </w15:person>
  <w15:person w15:author="Guest User">
    <w15:presenceInfo w15:providerId="AD" w15:userId="S::urn:spo:anon#d78a2c45481941f10759c2f1bbc8736ee5fab40ac69ee26be5105ec3927a624e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95AD3"/>
    <w:rsid w:val="03FA8948"/>
    <w:rsid w:val="04945348"/>
    <w:rsid w:val="051F74ED"/>
    <w:rsid w:val="060F65B8"/>
    <w:rsid w:val="08E242CF"/>
    <w:rsid w:val="092D21F7"/>
    <w:rsid w:val="0B97A120"/>
    <w:rsid w:val="0BEABE42"/>
    <w:rsid w:val="0CCB84F8"/>
    <w:rsid w:val="120F7167"/>
    <w:rsid w:val="14A1EB60"/>
    <w:rsid w:val="1866700E"/>
    <w:rsid w:val="19088C27"/>
    <w:rsid w:val="193A54A1"/>
    <w:rsid w:val="1947FB7F"/>
    <w:rsid w:val="1A8AD8D3"/>
    <w:rsid w:val="1BE09C27"/>
    <w:rsid w:val="1C686ED6"/>
    <w:rsid w:val="200A5105"/>
    <w:rsid w:val="2109ADC6"/>
    <w:rsid w:val="21206D78"/>
    <w:rsid w:val="26A1DC4B"/>
    <w:rsid w:val="2810BB6D"/>
    <w:rsid w:val="2F983C26"/>
    <w:rsid w:val="31395AD3"/>
    <w:rsid w:val="35AAFAA5"/>
    <w:rsid w:val="3615292D"/>
    <w:rsid w:val="384D5179"/>
    <w:rsid w:val="3883287A"/>
    <w:rsid w:val="3BAE6BE7"/>
    <w:rsid w:val="3D5F4A9D"/>
    <w:rsid w:val="3E47DAEB"/>
    <w:rsid w:val="4089502F"/>
    <w:rsid w:val="41FD22A1"/>
    <w:rsid w:val="431DA426"/>
    <w:rsid w:val="45F49EBB"/>
    <w:rsid w:val="48AE350C"/>
    <w:rsid w:val="49E78645"/>
    <w:rsid w:val="4A3BAACD"/>
    <w:rsid w:val="4A5A5362"/>
    <w:rsid w:val="4C3188CE"/>
    <w:rsid w:val="4FD48FDF"/>
    <w:rsid w:val="50A948C4"/>
    <w:rsid w:val="50BFC2D6"/>
    <w:rsid w:val="5128952C"/>
    <w:rsid w:val="520E5731"/>
    <w:rsid w:val="5863E263"/>
    <w:rsid w:val="58C11B40"/>
    <w:rsid w:val="5A25EE43"/>
    <w:rsid w:val="5ACBF59E"/>
    <w:rsid w:val="5B9F81FE"/>
    <w:rsid w:val="5E7434BA"/>
    <w:rsid w:val="5FAFB01E"/>
    <w:rsid w:val="68149832"/>
    <w:rsid w:val="6F0CE8BB"/>
    <w:rsid w:val="70BD6D72"/>
    <w:rsid w:val="72903072"/>
    <w:rsid w:val="7559D194"/>
    <w:rsid w:val="7DA0B372"/>
    <w:rsid w:val="7E00FB58"/>
    <w:rsid w:val="7F011997"/>
    <w:rsid w:val="7F46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5AD3"/>
  <w15:chartTrackingRefBased/>
  <w15:docId w15:val="{1AFDCAD7-B4A3-47BC-A8BD-7F4856F3EA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4A1EB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4127ff989d740df" /><Relationship Type="http://schemas.openxmlformats.org/officeDocument/2006/relationships/comments" Target="comments.xml" Id="R1cc948cbe1524ee5" /><Relationship Type="http://schemas.microsoft.com/office/2011/relationships/people" Target="people.xml" Id="R565eeeca6ac64105" /><Relationship Type="http://schemas.microsoft.com/office/2011/relationships/commentsExtended" Target="commentsExtended.xml" Id="R0081a15a096e4ffd" /><Relationship Type="http://schemas.microsoft.com/office/2016/09/relationships/commentsIds" Target="commentsIds.xml" Id="Ra3c372f767e74028" /><Relationship Type="http://schemas.microsoft.com/office/2018/08/relationships/commentsExtensible" Target="commentsExtensible.xml" Id="R9ada12c1816448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2025-02-20T05:07:25.4881712Z</dcterms:created>
  <dcterms:modified xsi:type="dcterms:W3CDTF">2025-03-20T05:45:16.6398389Z</dcterms:modified>
  <dc:creator>Karthiga S</dc:creator>
  <lastModifiedBy>Karthiga S</lastModifiedBy>
</coreProperties>
</file>